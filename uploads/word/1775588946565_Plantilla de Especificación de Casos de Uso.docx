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2F5" w14:textId="4300A8DD" w:rsidR="002F5811" w:rsidRPr="00C93C3B" w:rsidRDefault="00211A38" w:rsidP="00884820">
      <w:pPr>
        <w:tabs>
          <w:tab w:val="left" w:pos="6804"/>
        </w:tabs>
        <w:jc w:val="center"/>
        <w:rPr>
          <w:rFonts w:ascii="Arial Narrow" w:hAnsi="Arial Narrow" w:cs="Arial"/>
          <w:iCs/>
        </w:rPr>
      </w:pPr>
      <w:r>
        <w:rPr>
          <w:noProof/>
        </w:rPr>
        <w:drawing>
          <wp:anchor distT="0" distB="0" distL="114300" distR="114300" simplePos="0" relativeHeight="251661312" behindDoc="0" locked="0" layoutInCell="1" allowOverlap="1" wp14:anchorId="5ADC8C2E" wp14:editId="5ED5811D">
            <wp:simplePos x="0" y="0"/>
            <wp:positionH relativeFrom="margin">
              <wp:posOffset>529590</wp:posOffset>
            </wp:positionH>
            <wp:positionV relativeFrom="paragraph">
              <wp:posOffset>0</wp:posOffset>
            </wp:positionV>
            <wp:extent cx="4676775" cy="1053465"/>
            <wp:effectExtent l="0" t="0" r="0" b="0"/>
            <wp:wrapThrough wrapText="bothSides">
              <wp:wrapPolygon edited="0">
                <wp:start x="1936" y="0"/>
                <wp:lineTo x="1232" y="2344"/>
                <wp:lineTo x="616" y="5078"/>
                <wp:lineTo x="616" y="7031"/>
                <wp:lineTo x="968" y="13280"/>
                <wp:lineTo x="968" y="14061"/>
                <wp:lineTo x="2376" y="19530"/>
                <wp:lineTo x="2903" y="19530"/>
                <wp:lineTo x="6687" y="18749"/>
                <wp:lineTo x="17685" y="14843"/>
                <wp:lineTo x="17597" y="13280"/>
                <wp:lineTo x="18125" y="13280"/>
                <wp:lineTo x="19796" y="8593"/>
                <wp:lineTo x="19972" y="4297"/>
                <wp:lineTo x="18565" y="3515"/>
                <wp:lineTo x="3343" y="0"/>
                <wp:lineTo x="1936" y="0"/>
              </wp:wrapPolygon>
            </wp:wrapThrough>
            <wp:docPr id="33025938"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938" name="Imagen 2" descr="Forma&#10;&#10;Descripción generada automáticamente con confianza m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63" t="31007" r="6868" b="28119"/>
                    <a:stretch/>
                  </pic:blipFill>
                  <pic:spPr bwMode="auto">
                    <a:xfrm>
                      <a:off x="0" y="0"/>
                      <a:ext cx="4676775" cy="1053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99886" w14:textId="7FD900CD" w:rsidR="002F5811" w:rsidRDefault="002F5811" w:rsidP="009564A6">
      <w:pPr>
        <w:jc w:val="center"/>
        <w:rPr>
          <w:rFonts w:ascii="Arial" w:hAnsi="Arial" w:cs="Arial"/>
          <w:i/>
          <w:sz w:val="28"/>
          <w:szCs w:val="28"/>
        </w:rPr>
      </w:pPr>
    </w:p>
    <w:p w14:paraId="731CDF21" w14:textId="77777777" w:rsidR="009564A6" w:rsidRDefault="009564A6" w:rsidP="009564A6">
      <w:pPr>
        <w:jc w:val="center"/>
        <w:rPr>
          <w:rFonts w:ascii="Arial" w:hAnsi="Arial" w:cs="Arial"/>
          <w:i/>
          <w:sz w:val="28"/>
          <w:szCs w:val="28"/>
        </w:rPr>
      </w:pPr>
    </w:p>
    <w:p w14:paraId="12B1379E" w14:textId="77777777" w:rsidR="00BD4FB4" w:rsidRPr="007C50AA" w:rsidRDefault="00BD4FB4" w:rsidP="00BD4FB4">
      <w:pPr>
        <w:spacing w:after="0" w:line="240" w:lineRule="auto"/>
        <w:ind w:right="-518"/>
        <w:jc w:val="both"/>
        <w:rPr>
          <w:rFonts w:ascii="Arial Narrow" w:hAnsi="Arial Narrow" w:cs="Arial"/>
          <w:iCs/>
          <w:color w:val="2E74B5" w:themeColor="accent1" w:themeShade="BF"/>
        </w:rPr>
      </w:pPr>
      <w:r w:rsidRPr="007C50AA">
        <w:rPr>
          <w:rFonts w:ascii="Arial Narrow" w:hAnsi="Arial Narrow" w:cs="Arial"/>
          <w:iCs/>
          <w:color w:val="2E74B5" w:themeColor="accent1" w:themeShade="BF"/>
        </w:rPr>
        <w:t>[El texto de color azul corresponde a un texto guía donde se describe la información que se espera sea registrada en la sección.  Este texto debe ser eliminado, una vez se tenga la versión final de documento para su presentación y entrega</w:t>
      </w:r>
      <w:r>
        <w:rPr>
          <w:rFonts w:ascii="Arial Narrow" w:hAnsi="Arial Narrow" w:cs="Arial"/>
          <w:iCs/>
          <w:color w:val="2E74B5" w:themeColor="accent1" w:themeShade="BF"/>
        </w:rPr>
        <w:t xml:space="preserve"> y el texto que se incluya deberá registrarse en color negro</w:t>
      </w:r>
      <w:r w:rsidRPr="007C50AA">
        <w:rPr>
          <w:rFonts w:ascii="Arial Narrow" w:hAnsi="Arial Narrow" w:cs="Arial"/>
          <w:iCs/>
          <w:color w:val="2E74B5" w:themeColor="accent1" w:themeShade="BF"/>
        </w:rPr>
        <w:t>.]</w:t>
      </w:r>
    </w:p>
    <w:p w14:paraId="0E804305" w14:textId="511AF837" w:rsidR="00865560" w:rsidRPr="007C50AA" w:rsidRDefault="00865560" w:rsidP="001668D0">
      <w:pPr>
        <w:spacing w:after="0" w:line="240" w:lineRule="auto"/>
        <w:ind w:right="-518"/>
        <w:jc w:val="both"/>
        <w:rPr>
          <w:rFonts w:ascii="Arial Narrow" w:hAnsi="Arial Narrow" w:cs="Arial"/>
          <w:iCs/>
          <w:color w:val="2E74B5" w:themeColor="accent1" w:themeShade="BF"/>
        </w:rPr>
      </w:pPr>
    </w:p>
    <w:p w14:paraId="7D3BA7CE" w14:textId="77777777" w:rsidR="00865560" w:rsidRDefault="00865560" w:rsidP="007C50AA">
      <w:pPr>
        <w:ind w:right="1164"/>
        <w:jc w:val="right"/>
        <w:rPr>
          <w:rFonts w:ascii="Arial" w:hAnsi="Arial" w:cs="Arial"/>
          <w:i/>
          <w:sz w:val="28"/>
          <w:szCs w:val="28"/>
        </w:rPr>
      </w:pPr>
    </w:p>
    <w:p w14:paraId="6D8480D6" w14:textId="75279D93" w:rsidR="00865560" w:rsidRPr="000714BF" w:rsidRDefault="00865560" w:rsidP="007C50AA">
      <w:pPr>
        <w:ind w:right="1164"/>
        <w:jc w:val="right"/>
        <w:rPr>
          <w:rFonts w:ascii="Arial" w:hAnsi="Arial" w:cs="Arial"/>
          <w:iCs/>
          <w:sz w:val="28"/>
          <w:szCs w:val="28"/>
        </w:rPr>
      </w:pPr>
    </w:p>
    <w:p w14:paraId="0BD500E0" w14:textId="77777777" w:rsidR="002A1BDC" w:rsidRDefault="002A1BDC" w:rsidP="007C50AA">
      <w:pPr>
        <w:ind w:right="1164"/>
        <w:jc w:val="right"/>
        <w:rPr>
          <w:rFonts w:ascii="Arial" w:hAnsi="Arial" w:cs="Arial"/>
          <w:i/>
          <w:sz w:val="28"/>
          <w:szCs w:val="28"/>
        </w:rPr>
      </w:pPr>
    </w:p>
    <w:p w14:paraId="6EB94BAC" w14:textId="459CE6E5" w:rsidR="002F5811" w:rsidRDefault="002F5811" w:rsidP="00B40775">
      <w:pPr>
        <w:spacing w:before="101"/>
        <w:ind w:right="-518"/>
        <w:jc w:val="center"/>
        <w:rPr>
          <w:rFonts w:ascii="Arial Narrow" w:hAnsi="Arial Narrow" w:cs="Arial"/>
          <w:b/>
          <w:bCs/>
        </w:rPr>
      </w:pPr>
      <w:bookmarkStart w:id="0" w:name="_Hlk46406936"/>
      <w:r>
        <w:rPr>
          <w:rFonts w:ascii="Arial Narrow" w:hAnsi="Arial Narrow" w:cs="Arial"/>
          <w:b/>
          <w:bCs/>
        </w:rPr>
        <w:t>PLANTILLA DE ESPECIFICACIÓN DE CASOS DE USO</w:t>
      </w:r>
    </w:p>
    <w:p w14:paraId="559902EA" w14:textId="77777777" w:rsidR="002F5811" w:rsidRDefault="002F5811" w:rsidP="00B40775">
      <w:pPr>
        <w:spacing w:before="101"/>
        <w:ind w:right="-518"/>
        <w:jc w:val="center"/>
        <w:rPr>
          <w:rFonts w:ascii="Arial Narrow" w:hAnsi="Arial Narrow" w:cs="Arial"/>
          <w:b/>
          <w:bCs/>
          <w:color w:val="4472C4" w:themeColor="accent5"/>
        </w:rPr>
      </w:pPr>
      <w:r w:rsidRPr="009C525A">
        <w:rPr>
          <w:rFonts w:ascii="Arial Narrow" w:hAnsi="Arial Narrow" w:cs="Arial"/>
          <w:b/>
          <w:bCs/>
          <w:color w:val="4472C4" w:themeColor="accent5"/>
        </w:rPr>
        <w:t>[NOMBRE DEL PROYECTO]</w:t>
      </w:r>
    </w:p>
    <w:p w14:paraId="6A11A78B" w14:textId="77777777" w:rsidR="002F5811" w:rsidRPr="009C525A" w:rsidRDefault="002F5811" w:rsidP="002F5811">
      <w:pPr>
        <w:spacing w:before="101"/>
        <w:ind w:right="1180"/>
        <w:jc w:val="center"/>
        <w:rPr>
          <w:rFonts w:ascii="Arial Narrow" w:hAnsi="Arial Narrow" w:cs="Arial"/>
          <w:b/>
          <w:bCs/>
          <w:color w:val="4472C4" w:themeColor="accent5"/>
        </w:rPr>
      </w:pPr>
    </w:p>
    <w:p w14:paraId="425565D9" w14:textId="77777777" w:rsidR="002F5811" w:rsidRDefault="002F5811" w:rsidP="002F5811">
      <w:pPr>
        <w:spacing w:before="101"/>
        <w:ind w:right="1180"/>
        <w:jc w:val="center"/>
        <w:rPr>
          <w:rFonts w:ascii="Arial" w:hAnsi="Arial" w:cs="Arial"/>
          <w:sz w:val="44"/>
        </w:rPr>
      </w:pPr>
    </w:p>
    <w:p w14:paraId="61311451" w14:textId="77777777" w:rsidR="002F5811" w:rsidRDefault="002F5811" w:rsidP="002F5811">
      <w:pPr>
        <w:pStyle w:val="Textoindependiente"/>
        <w:jc w:val="center"/>
        <w:rPr>
          <w:rFonts w:ascii="Arial" w:hAnsi="Arial" w:cs="Arial"/>
          <w:sz w:val="44"/>
        </w:rPr>
      </w:pPr>
    </w:p>
    <w:p w14:paraId="32E54324" w14:textId="77777777" w:rsidR="002F5811" w:rsidRPr="00F2731A" w:rsidRDefault="002F5811" w:rsidP="00B40775">
      <w:pPr>
        <w:widowControl w:val="0"/>
        <w:autoSpaceDE w:val="0"/>
        <w:autoSpaceDN w:val="0"/>
        <w:spacing w:after="0" w:line="240" w:lineRule="auto"/>
        <w:ind w:right="-518"/>
        <w:jc w:val="center"/>
        <w:rPr>
          <w:rFonts w:ascii="Arial Narrow" w:eastAsia="Garamond" w:hAnsi="Arial Narrow" w:cs="Arial"/>
          <w:b/>
          <w:lang w:val="es-ES" w:eastAsia="es-ES" w:bidi="es-ES"/>
        </w:rPr>
      </w:pPr>
      <w:bookmarkStart w:id="1" w:name="_Hlk45892399"/>
      <w:r w:rsidRPr="009C525A">
        <w:rPr>
          <w:rFonts w:ascii="Arial Narrow" w:eastAsia="Garamond" w:hAnsi="Arial Narrow" w:cs="Arial"/>
          <w:b/>
          <w:color w:val="4472C4" w:themeColor="accent5"/>
          <w:lang w:val="es-ES" w:eastAsia="es-ES" w:bidi="es-ES"/>
        </w:rPr>
        <w:t>[Dependencia Solicitante]</w:t>
      </w:r>
    </w:p>
    <w:bookmarkEnd w:id="1"/>
    <w:p w14:paraId="204D7C25" w14:textId="77777777" w:rsidR="002F5811" w:rsidRDefault="002F5811" w:rsidP="002F5811">
      <w:pPr>
        <w:pStyle w:val="Textoindependiente"/>
        <w:jc w:val="center"/>
        <w:rPr>
          <w:rFonts w:ascii="Arial" w:hAnsi="Arial" w:cs="Arial"/>
          <w:sz w:val="44"/>
        </w:rPr>
      </w:pPr>
    </w:p>
    <w:p w14:paraId="57A05688" w14:textId="77777777" w:rsidR="002F5811" w:rsidRPr="000F3E78" w:rsidRDefault="002F5811" w:rsidP="002F5811">
      <w:pPr>
        <w:pStyle w:val="Textoindependiente"/>
        <w:jc w:val="center"/>
        <w:rPr>
          <w:rFonts w:ascii="Arial" w:hAnsi="Arial" w:cs="Arial"/>
          <w:sz w:val="44"/>
        </w:rPr>
      </w:pPr>
    </w:p>
    <w:p w14:paraId="3D2476FF" w14:textId="77777777" w:rsidR="002F5811" w:rsidRPr="000F3E78" w:rsidRDefault="002F5811" w:rsidP="002F5811">
      <w:pPr>
        <w:pStyle w:val="Textoindependiente"/>
        <w:jc w:val="center"/>
        <w:rPr>
          <w:rFonts w:ascii="Arial" w:hAnsi="Arial" w:cs="Arial"/>
          <w:sz w:val="44"/>
        </w:rPr>
      </w:pPr>
    </w:p>
    <w:p w14:paraId="3AF5FB70" w14:textId="77777777" w:rsidR="002F5811" w:rsidRPr="00F2731A" w:rsidRDefault="002F5811" w:rsidP="00B40775">
      <w:pPr>
        <w:widowControl w:val="0"/>
        <w:autoSpaceDE w:val="0"/>
        <w:autoSpaceDN w:val="0"/>
        <w:spacing w:after="0" w:line="240" w:lineRule="auto"/>
        <w:ind w:right="-518"/>
        <w:jc w:val="center"/>
        <w:rPr>
          <w:rFonts w:ascii="Arial Narrow" w:eastAsia="Garamond" w:hAnsi="Arial Narrow" w:cs="Arial"/>
          <w:b/>
          <w:lang w:val="es-ES" w:eastAsia="es-ES" w:bidi="es-ES"/>
        </w:rPr>
      </w:pPr>
      <w:r w:rsidRPr="00F2731A">
        <w:rPr>
          <w:rFonts w:ascii="Arial Narrow" w:eastAsia="Garamond" w:hAnsi="Arial Narrow" w:cs="Arial"/>
          <w:b/>
          <w:lang w:val="es-ES" w:eastAsia="es-ES" w:bidi="es-ES"/>
        </w:rPr>
        <w:t>Departamento Nacional de Planeación</w:t>
      </w:r>
    </w:p>
    <w:p w14:paraId="09BBD99F" w14:textId="77777777" w:rsidR="002F5811" w:rsidRPr="00F2731A" w:rsidRDefault="002F5811" w:rsidP="00B40775">
      <w:pPr>
        <w:widowControl w:val="0"/>
        <w:autoSpaceDE w:val="0"/>
        <w:autoSpaceDN w:val="0"/>
        <w:spacing w:after="0" w:line="240" w:lineRule="auto"/>
        <w:ind w:right="-518"/>
        <w:jc w:val="center"/>
        <w:rPr>
          <w:rFonts w:ascii="Arial Narrow" w:eastAsia="Garamond" w:hAnsi="Arial Narrow" w:cs="Arial"/>
          <w:b/>
          <w:lang w:val="es-ES" w:eastAsia="es-ES" w:bidi="es-ES"/>
        </w:rPr>
      </w:pPr>
      <w:r w:rsidRPr="00F2731A">
        <w:rPr>
          <w:rFonts w:ascii="Arial Narrow" w:eastAsia="Garamond" w:hAnsi="Arial Narrow" w:cs="Arial"/>
          <w:b/>
          <w:lang w:val="es-ES" w:eastAsia="es-ES" w:bidi="es-ES"/>
        </w:rPr>
        <w:t xml:space="preserve">Bogotá, </w:t>
      </w:r>
      <w:r w:rsidRPr="00F103F3">
        <w:rPr>
          <w:rFonts w:ascii="Arial Narrow" w:eastAsia="Garamond" w:hAnsi="Arial Narrow" w:cs="Arial"/>
          <w:b/>
          <w:color w:val="4472C4" w:themeColor="accent5"/>
          <w:lang w:val="es-ES" w:eastAsia="es-ES" w:bidi="es-ES"/>
        </w:rPr>
        <w:t>[AAAA]</w:t>
      </w:r>
    </w:p>
    <w:bookmarkEnd w:id="0"/>
    <w:p w14:paraId="06986BC0" w14:textId="77777777" w:rsidR="002F5811" w:rsidRDefault="002F5811" w:rsidP="00B40775">
      <w:pPr>
        <w:ind w:right="-518"/>
        <w:jc w:val="center"/>
        <w:rPr>
          <w:rFonts w:ascii="Arial" w:hAnsi="Arial" w:cs="Arial"/>
        </w:rPr>
      </w:pPr>
    </w:p>
    <w:p w14:paraId="238E4D10" w14:textId="2D85CC85" w:rsidR="00865560" w:rsidRDefault="00865560" w:rsidP="007C50AA">
      <w:pPr>
        <w:tabs>
          <w:tab w:val="left" w:pos="7737"/>
        </w:tabs>
        <w:jc w:val="right"/>
        <w:rPr>
          <w:rFonts w:ascii="Arial" w:hAnsi="Arial" w:cs="Arial"/>
        </w:rPr>
      </w:pPr>
    </w:p>
    <w:p w14:paraId="55E1824D" w14:textId="77777777" w:rsidR="00211A38" w:rsidRDefault="00211A38" w:rsidP="007C50AA">
      <w:pPr>
        <w:tabs>
          <w:tab w:val="left" w:pos="7737"/>
        </w:tabs>
        <w:jc w:val="right"/>
        <w:rPr>
          <w:rFonts w:ascii="Arial" w:hAnsi="Arial" w:cs="Arial"/>
        </w:rPr>
      </w:pPr>
    </w:p>
    <w:p w14:paraId="16FC94FA" w14:textId="77777777" w:rsidR="00211A38" w:rsidRPr="00A95C6B" w:rsidRDefault="00211A38" w:rsidP="007C50AA">
      <w:pPr>
        <w:tabs>
          <w:tab w:val="left" w:pos="7737"/>
        </w:tabs>
        <w:jc w:val="right"/>
        <w:rPr>
          <w:rFonts w:ascii="Arial" w:hAnsi="Arial" w:cs="Arial"/>
        </w:rPr>
      </w:pPr>
    </w:p>
    <w:p w14:paraId="1473AAD7" w14:textId="77777777" w:rsidR="00712447" w:rsidRDefault="006105E5" w:rsidP="00E617DA">
      <w:pPr>
        <w:tabs>
          <w:tab w:val="left" w:pos="9261"/>
        </w:tabs>
        <w:ind w:left="-15"/>
        <w:textAlignment w:val="baseline"/>
        <w:rPr>
          <w:rFonts w:ascii="Arial Narrow" w:eastAsia="Times New Roman" w:hAnsi="Arial Narrow" w:cs="Segoe UI"/>
          <w:b/>
          <w:bCs/>
          <w:color w:val="000000"/>
          <w:lang w:val="es-419" w:eastAsia="es-CO"/>
        </w:rPr>
      </w:pPr>
      <w:r w:rsidRPr="00CC43DB">
        <w:rPr>
          <w:rFonts w:ascii="Arial Narrow" w:eastAsia="Times New Roman" w:hAnsi="Arial Narrow" w:cs="Segoe UI"/>
          <w:b/>
          <w:bCs/>
          <w:color w:val="000000"/>
          <w:lang w:val="es-419" w:eastAsia="es-CO"/>
        </w:rPr>
        <w:lastRenderedPageBreak/>
        <w:t>Control de Versiones </w:t>
      </w:r>
    </w:p>
    <w:p w14:paraId="1E5A1E7A" w14:textId="17FB0821" w:rsidR="006105E5" w:rsidRDefault="00E617DA" w:rsidP="00E617DA">
      <w:pPr>
        <w:tabs>
          <w:tab w:val="left" w:pos="9261"/>
        </w:tabs>
        <w:ind w:left="-15"/>
        <w:textAlignment w:val="baseline"/>
        <w:rPr>
          <w:rFonts w:ascii="Arial Narrow" w:eastAsia="Times New Roman" w:hAnsi="Arial Narrow" w:cs="Segoe UI"/>
          <w:b/>
          <w:bCs/>
          <w:color w:val="000000"/>
          <w:lang w:val="es-419" w:eastAsia="es-CO"/>
        </w:rPr>
      </w:pPr>
      <w:r>
        <w:rPr>
          <w:rFonts w:ascii="Arial Narrow" w:eastAsia="Times New Roman" w:hAnsi="Arial Narrow" w:cs="Segoe UI"/>
          <w:b/>
          <w:bCs/>
          <w:color w:val="000000"/>
          <w:lang w:val="es-419" w:eastAsia="es-CO"/>
        </w:rPr>
        <w:tab/>
      </w:r>
    </w:p>
    <w:tbl>
      <w:tblPr>
        <w:tblStyle w:val="Tablaconcuadrcula4-nfasis5"/>
        <w:tblW w:w="9360" w:type="dxa"/>
        <w:tblLook w:val="04A0" w:firstRow="1" w:lastRow="0" w:firstColumn="1" w:lastColumn="0" w:noHBand="0" w:noVBand="1"/>
      </w:tblPr>
      <w:tblGrid>
        <w:gridCol w:w="2340"/>
        <w:gridCol w:w="1905"/>
        <w:gridCol w:w="2551"/>
        <w:gridCol w:w="2564"/>
      </w:tblGrid>
      <w:tr w:rsidR="006105E5" w:rsidRPr="00CC43DB" w14:paraId="7BD48604" w14:textId="77777777" w:rsidTr="006C4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7F76A08D" w14:textId="77777777" w:rsidR="006105E5" w:rsidRPr="00712447" w:rsidRDefault="006105E5" w:rsidP="00712447">
            <w:pPr>
              <w:spacing w:after="0" w:line="240" w:lineRule="auto"/>
              <w:ind w:left="30"/>
              <w:jc w:val="center"/>
              <w:textAlignment w:val="baseline"/>
              <w:rPr>
                <w:rFonts w:ascii="Arial Narrow" w:eastAsia="Times New Roman" w:hAnsi="Arial Narrow" w:cs="Times New Roman"/>
                <w:b w:val="0"/>
                <w:bCs w:val="0"/>
                <w:lang w:val="es-419" w:eastAsia="es-CO"/>
              </w:rPr>
            </w:pPr>
            <w:r w:rsidRPr="00712447">
              <w:rPr>
                <w:rFonts w:ascii="Arial Narrow" w:eastAsia="Times New Roman" w:hAnsi="Arial Narrow" w:cs="Times New Roman"/>
                <w:lang w:val="es-419" w:eastAsia="es-CO"/>
              </w:rPr>
              <w:t>Versión</w:t>
            </w:r>
            <w:r w:rsidRPr="00712447">
              <w:rPr>
                <w:rFonts w:ascii="Arial Narrow" w:eastAsia="Times New Roman" w:hAnsi="Arial Narrow" w:cs="Times New Roman"/>
                <w:b w:val="0"/>
                <w:bCs w:val="0"/>
                <w:lang w:val="es-419" w:eastAsia="es-CO"/>
              </w:rPr>
              <w:t> </w:t>
            </w:r>
          </w:p>
        </w:tc>
        <w:tc>
          <w:tcPr>
            <w:tcW w:w="1905" w:type="dxa"/>
            <w:hideMark/>
          </w:tcPr>
          <w:p w14:paraId="04FA3C09" w14:textId="77777777" w:rsidR="006105E5" w:rsidRPr="00712447" w:rsidRDefault="006105E5" w:rsidP="00712447">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712447">
              <w:rPr>
                <w:rFonts w:ascii="Arial Narrow" w:eastAsia="Times New Roman" w:hAnsi="Arial Narrow" w:cs="Times New Roman"/>
                <w:lang w:val="es-419" w:eastAsia="es-CO"/>
              </w:rPr>
              <w:t>Fecha</w:t>
            </w:r>
            <w:r w:rsidRPr="00712447">
              <w:rPr>
                <w:rFonts w:ascii="Arial Narrow" w:eastAsia="Times New Roman" w:hAnsi="Arial Narrow" w:cs="Times New Roman"/>
                <w:b w:val="0"/>
                <w:bCs w:val="0"/>
                <w:lang w:val="es-419" w:eastAsia="es-CO"/>
              </w:rPr>
              <w:t> </w:t>
            </w:r>
          </w:p>
        </w:tc>
        <w:tc>
          <w:tcPr>
            <w:tcW w:w="2551" w:type="dxa"/>
            <w:hideMark/>
          </w:tcPr>
          <w:p w14:paraId="0EDDCDA9" w14:textId="77777777" w:rsidR="006105E5" w:rsidRPr="00712447" w:rsidRDefault="006105E5" w:rsidP="00712447">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712447">
              <w:rPr>
                <w:rFonts w:ascii="Arial Narrow" w:eastAsia="Times New Roman" w:hAnsi="Arial Narrow" w:cs="Times New Roman"/>
                <w:lang w:val="es-419" w:eastAsia="es-CO"/>
              </w:rPr>
              <w:t>Descripción</w:t>
            </w:r>
            <w:r w:rsidRPr="00712447">
              <w:rPr>
                <w:rFonts w:ascii="Arial Narrow" w:eastAsia="Times New Roman" w:hAnsi="Arial Narrow" w:cs="Times New Roman"/>
                <w:b w:val="0"/>
                <w:bCs w:val="0"/>
                <w:lang w:val="es-419" w:eastAsia="es-CO"/>
              </w:rPr>
              <w:t> </w:t>
            </w:r>
          </w:p>
        </w:tc>
        <w:tc>
          <w:tcPr>
            <w:tcW w:w="2564" w:type="dxa"/>
            <w:hideMark/>
          </w:tcPr>
          <w:p w14:paraId="6E277C32" w14:textId="77777777" w:rsidR="006105E5" w:rsidRPr="00712447" w:rsidRDefault="006105E5" w:rsidP="00712447">
            <w:pPr>
              <w:spacing w:after="0" w:line="240" w:lineRule="auto"/>
              <w:ind w:right="45"/>
              <w:jc w:val="center"/>
              <w:textAlignment w:val="baseline"/>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b w:val="0"/>
                <w:bCs w:val="0"/>
                <w:lang w:val="es-419" w:eastAsia="es-CO"/>
              </w:rPr>
            </w:pPr>
            <w:r w:rsidRPr="00712447">
              <w:rPr>
                <w:rFonts w:ascii="Arial Narrow" w:eastAsia="Times New Roman" w:hAnsi="Arial Narrow" w:cs="Times New Roman"/>
                <w:lang w:val="es-419" w:eastAsia="es-CO"/>
              </w:rPr>
              <w:t>Autores</w:t>
            </w:r>
            <w:r w:rsidRPr="00712447">
              <w:rPr>
                <w:rFonts w:ascii="Arial Narrow" w:eastAsia="Times New Roman" w:hAnsi="Arial Narrow" w:cs="Times New Roman"/>
                <w:b w:val="0"/>
                <w:bCs w:val="0"/>
                <w:lang w:val="es-419" w:eastAsia="es-CO"/>
              </w:rPr>
              <w:t> </w:t>
            </w:r>
          </w:p>
        </w:tc>
      </w:tr>
      <w:tr w:rsidR="006105E5" w:rsidRPr="00CC43DB" w14:paraId="2363151A" w14:textId="77777777" w:rsidTr="006C4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265166" w14:textId="0FCB0A91" w:rsidR="006105E5" w:rsidRPr="006C4A98" w:rsidRDefault="006105E5" w:rsidP="00712447">
            <w:pPr>
              <w:spacing w:after="0" w:line="240" w:lineRule="auto"/>
              <w:ind w:left="30"/>
              <w:jc w:val="center"/>
              <w:textAlignment w:val="baseline"/>
              <w:rPr>
                <w:rFonts w:ascii="Arial Narrow" w:hAnsi="Arial Narrow" w:cs="Arial"/>
                <w:b w:val="0"/>
                <w:bCs w:val="0"/>
                <w:color w:val="4F81BD"/>
              </w:rPr>
            </w:pPr>
            <w:r w:rsidRPr="006C4A98">
              <w:rPr>
                <w:rFonts w:ascii="Arial Narrow" w:hAnsi="Arial Narrow" w:cs="Arial"/>
                <w:b w:val="0"/>
                <w:bCs w:val="0"/>
                <w:color w:val="4F81BD"/>
              </w:rPr>
              <w:t>[X.X]</w:t>
            </w:r>
          </w:p>
        </w:tc>
        <w:tc>
          <w:tcPr>
            <w:tcW w:w="1905" w:type="dxa"/>
          </w:tcPr>
          <w:p w14:paraId="100D78F8" w14:textId="18E80326"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r w:rsidRPr="00712447">
              <w:rPr>
                <w:rFonts w:ascii="Arial Narrow" w:hAnsi="Arial Narrow" w:cs="Arial"/>
                <w:color w:val="4F81BD"/>
              </w:rPr>
              <w:t>[AAAA-MM-DD]</w:t>
            </w:r>
          </w:p>
        </w:tc>
        <w:tc>
          <w:tcPr>
            <w:tcW w:w="2551" w:type="dxa"/>
          </w:tcPr>
          <w:p w14:paraId="6FE67D6F" w14:textId="692FAF4D"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r w:rsidRPr="00E5429D">
              <w:rPr>
                <w:rFonts w:ascii="Arial Narrow" w:hAnsi="Arial Narrow" w:cs="Arial"/>
                <w:color w:val="4F81BD"/>
              </w:rPr>
              <w:t>[Detalle]</w:t>
            </w:r>
          </w:p>
        </w:tc>
        <w:tc>
          <w:tcPr>
            <w:tcW w:w="2564" w:type="dxa"/>
          </w:tcPr>
          <w:p w14:paraId="78670621" w14:textId="5FD5BF58"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r w:rsidRPr="00E5429D">
              <w:rPr>
                <w:rFonts w:ascii="Arial Narrow" w:hAnsi="Arial Narrow" w:cs="Arial"/>
                <w:color w:val="4F81BD"/>
              </w:rPr>
              <w:t>[Autor]</w:t>
            </w:r>
          </w:p>
        </w:tc>
      </w:tr>
      <w:tr w:rsidR="006105E5" w:rsidRPr="00CC43DB" w14:paraId="6994E795" w14:textId="77777777" w:rsidTr="006C4A98">
        <w:tc>
          <w:tcPr>
            <w:cnfStyle w:val="001000000000" w:firstRow="0" w:lastRow="0" w:firstColumn="1" w:lastColumn="0" w:oddVBand="0" w:evenVBand="0" w:oddHBand="0" w:evenHBand="0" w:firstRowFirstColumn="0" w:firstRowLastColumn="0" w:lastRowFirstColumn="0" w:lastRowLastColumn="0"/>
            <w:tcW w:w="2340" w:type="dxa"/>
          </w:tcPr>
          <w:p w14:paraId="2B2D5CB0" w14:textId="45616B7E" w:rsidR="006105E5" w:rsidRPr="006C4A98" w:rsidRDefault="006105E5" w:rsidP="00712447">
            <w:pPr>
              <w:spacing w:after="0" w:line="240" w:lineRule="auto"/>
              <w:ind w:left="30"/>
              <w:jc w:val="center"/>
              <w:textAlignment w:val="baseline"/>
              <w:rPr>
                <w:rFonts w:ascii="Arial Narrow" w:hAnsi="Arial Narrow" w:cs="Arial"/>
                <w:b w:val="0"/>
                <w:bCs w:val="0"/>
                <w:color w:val="4F81BD"/>
              </w:rPr>
            </w:pPr>
          </w:p>
        </w:tc>
        <w:tc>
          <w:tcPr>
            <w:tcW w:w="1905" w:type="dxa"/>
          </w:tcPr>
          <w:p w14:paraId="0649A867" w14:textId="57950203" w:rsidR="006105E5" w:rsidRPr="00712447" w:rsidRDefault="006105E5"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551" w:type="dxa"/>
          </w:tcPr>
          <w:p w14:paraId="52CE3070" w14:textId="4C32E556" w:rsidR="006105E5" w:rsidRPr="00712447" w:rsidRDefault="006105E5"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564" w:type="dxa"/>
          </w:tcPr>
          <w:p w14:paraId="4B251B4B" w14:textId="2B64919C" w:rsidR="006105E5" w:rsidRPr="00712447" w:rsidRDefault="006105E5"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r>
      <w:tr w:rsidR="006105E5" w:rsidRPr="00CC43DB" w14:paraId="161E5981" w14:textId="77777777" w:rsidTr="006C4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852915" w14:textId="329B4F8F" w:rsidR="006105E5" w:rsidRPr="006C4A98" w:rsidRDefault="006105E5" w:rsidP="00712447">
            <w:pPr>
              <w:spacing w:after="0" w:line="240" w:lineRule="auto"/>
              <w:ind w:left="30"/>
              <w:jc w:val="center"/>
              <w:textAlignment w:val="baseline"/>
              <w:rPr>
                <w:rFonts w:ascii="Arial Narrow" w:hAnsi="Arial Narrow" w:cs="Arial"/>
                <w:b w:val="0"/>
                <w:bCs w:val="0"/>
                <w:color w:val="4F81BD"/>
              </w:rPr>
            </w:pPr>
          </w:p>
        </w:tc>
        <w:tc>
          <w:tcPr>
            <w:tcW w:w="1905" w:type="dxa"/>
          </w:tcPr>
          <w:p w14:paraId="5F85B7F5" w14:textId="34F4E8FF"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551" w:type="dxa"/>
          </w:tcPr>
          <w:p w14:paraId="27EF2E16" w14:textId="0AB09FF3"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564" w:type="dxa"/>
          </w:tcPr>
          <w:p w14:paraId="1DC7D40B" w14:textId="2D5E0348" w:rsidR="006105E5" w:rsidRPr="00712447" w:rsidRDefault="006105E5"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r>
      <w:tr w:rsidR="00EA671B" w:rsidRPr="00CC43DB" w14:paraId="269A4CD0" w14:textId="77777777" w:rsidTr="006C4A98">
        <w:tc>
          <w:tcPr>
            <w:cnfStyle w:val="001000000000" w:firstRow="0" w:lastRow="0" w:firstColumn="1" w:lastColumn="0" w:oddVBand="0" w:evenVBand="0" w:oddHBand="0" w:evenHBand="0" w:firstRowFirstColumn="0" w:firstRowLastColumn="0" w:lastRowFirstColumn="0" w:lastRowLastColumn="0"/>
            <w:tcW w:w="2340" w:type="dxa"/>
          </w:tcPr>
          <w:p w14:paraId="61B17D54" w14:textId="77777777" w:rsidR="00EA671B" w:rsidRPr="006C4A98" w:rsidRDefault="00EA671B" w:rsidP="00712447">
            <w:pPr>
              <w:spacing w:after="0" w:line="240" w:lineRule="auto"/>
              <w:ind w:left="30"/>
              <w:jc w:val="center"/>
              <w:textAlignment w:val="baseline"/>
              <w:rPr>
                <w:rFonts w:ascii="Arial Narrow" w:hAnsi="Arial Narrow" w:cs="Arial"/>
                <w:b w:val="0"/>
                <w:bCs w:val="0"/>
                <w:color w:val="4F81BD"/>
              </w:rPr>
            </w:pPr>
          </w:p>
        </w:tc>
        <w:tc>
          <w:tcPr>
            <w:tcW w:w="1905" w:type="dxa"/>
          </w:tcPr>
          <w:p w14:paraId="7121FAC5" w14:textId="77777777" w:rsidR="00EA671B" w:rsidRPr="00712447" w:rsidRDefault="00EA671B"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551" w:type="dxa"/>
          </w:tcPr>
          <w:p w14:paraId="3F9E500D" w14:textId="77777777" w:rsidR="00EA671B" w:rsidRPr="00712447" w:rsidRDefault="00EA671B"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c>
          <w:tcPr>
            <w:tcW w:w="2564" w:type="dxa"/>
          </w:tcPr>
          <w:p w14:paraId="3771DF8F" w14:textId="77777777" w:rsidR="00EA671B" w:rsidRPr="00712447" w:rsidRDefault="00EA671B" w:rsidP="00712447">
            <w:pPr>
              <w:spacing w:after="0" w:line="240" w:lineRule="auto"/>
              <w:ind w:left="30"/>
              <w:jc w:val="center"/>
              <w:textAlignment w:val="baseline"/>
              <w:cnfStyle w:val="000000000000" w:firstRow="0" w:lastRow="0" w:firstColumn="0" w:lastColumn="0" w:oddVBand="0" w:evenVBand="0" w:oddHBand="0" w:evenHBand="0" w:firstRowFirstColumn="0" w:firstRowLastColumn="0" w:lastRowFirstColumn="0" w:lastRowLastColumn="0"/>
              <w:rPr>
                <w:rFonts w:ascii="Arial Narrow" w:hAnsi="Arial Narrow" w:cs="Arial"/>
                <w:color w:val="4F81BD"/>
              </w:rPr>
            </w:pPr>
          </w:p>
        </w:tc>
      </w:tr>
      <w:tr w:rsidR="00EA671B" w:rsidRPr="00CC43DB" w14:paraId="5E0C62DC" w14:textId="77777777" w:rsidTr="006C4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785D57C" w14:textId="77777777" w:rsidR="00EA671B" w:rsidRPr="006C4A98" w:rsidRDefault="00EA671B" w:rsidP="00712447">
            <w:pPr>
              <w:spacing w:after="0" w:line="240" w:lineRule="auto"/>
              <w:ind w:left="30"/>
              <w:jc w:val="center"/>
              <w:textAlignment w:val="baseline"/>
              <w:rPr>
                <w:rFonts w:ascii="Arial Narrow" w:hAnsi="Arial Narrow" w:cs="Arial"/>
                <w:b w:val="0"/>
                <w:bCs w:val="0"/>
                <w:color w:val="4F81BD"/>
              </w:rPr>
            </w:pPr>
          </w:p>
        </w:tc>
        <w:tc>
          <w:tcPr>
            <w:tcW w:w="1905" w:type="dxa"/>
          </w:tcPr>
          <w:p w14:paraId="645BE3D1" w14:textId="77777777" w:rsidR="00EA671B" w:rsidRPr="00712447" w:rsidRDefault="00EA671B"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551" w:type="dxa"/>
          </w:tcPr>
          <w:p w14:paraId="343FA6D0" w14:textId="77777777" w:rsidR="00EA671B" w:rsidRPr="00712447" w:rsidRDefault="00EA671B"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c>
          <w:tcPr>
            <w:tcW w:w="2564" w:type="dxa"/>
          </w:tcPr>
          <w:p w14:paraId="08EF43E5" w14:textId="77777777" w:rsidR="00EA671B" w:rsidRPr="00712447" w:rsidRDefault="00EA671B" w:rsidP="00712447">
            <w:pPr>
              <w:spacing w:after="0" w:line="240" w:lineRule="auto"/>
              <w:ind w:left="30"/>
              <w:jc w:val="center"/>
              <w:textAlignment w:val="baseline"/>
              <w:cnfStyle w:val="000000100000" w:firstRow="0" w:lastRow="0" w:firstColumn="0" w:lastColumn="0" w:oddVBand="0" w:evenVBand="0" w:oddHBand="1" w:evenHBand="0" w:firstRowFirstColumn="0" w:firstRowLastColumn="0" w:lastRowFirstColumn="0" w:lastRowLastColumn="0"/>
              <w:rPr>
                <w:rFonts w:ascii="Arial Narrow" w:hAnsi="Arial Narrow" w:cs="Arial"/>
                <w:color w:val="4F81BD"/>
              </w:rPr>
            </w:pPr>
          </w:p>
        </w:tc>
      </w:tr>
    </w:tbl>
    <w:p w14:paraId="1D39859C" w14:textId="77777777" w:rsidR="006105E5" w:rsidRPr="00CC43DB" w:rsidRDefault="006105E5" w:rsidP="006105E5">
      <w:pPr>
        <w:textAlignment w:val="baseline"/>
        <w:rPr>
          <w:rFonts w:ascii="Segoe UI" w:eastAsia="Times New Roman" w:hAnsi="Segoe UI" w:cs="Segoe UI"/>
          <w:sz w:val="18"/>
          <w:szCs w:val="18"/>
          <w:lang w:eastAsia="es-CO"/>
        </w:rPr>
      </w:pPr>
      <w:r w:rsidRPr="00CC43DB">
        <w:rPr>
          <w:rFonts w:ascii="Arial" w:eastAsia="Times New Roman" w:hAnsi="Arial" w:cs="Arial"/>
          <w:sz w:val="24"/>
          <w:szCs w:val="24"/>
          <w:lang w:eastAsia="es-CO"/>
        </w:rPr>
        <w:t> </w:t>
      </w:r>
    </w:p>
    <w:p w14:paraId="42C773AF" w14:textId="77777777" w:rsidR="006105E5" w:rsidRPr="00CC43DB" w:rsidRDefault="006105E5" w:rsidP="006105E5">
      <w:pPr>
        <w:textAlignment w:val="baseline"/>
        <w:rPr>
          <w:rFonts w:ascii="Segoe UI" w:eastAsia="Times New Roman" w:hAnsi="Segoe UI" w:cs="Segoe UI"/>
          <w:b/>
          <w:sz w:val="18"/>
          <w:szCs w:val="18"/>
          <w:lang w:eastAsia="es-CO"/>
        </w:rPr>
      </w:pPr>
      <w:r w:rsidRPr="00CC43DB">
        <w:rPr>
          <w:rFonts w:ascii="Arial" w:eastAsia="Times New Roman" w:hAnsi="Arial" w:cs="Arial"/>
          <w:b/>
          <w:sz w:val="24"/>
          <w:szCs w:val="24"/>
          <w:lang w:eastAsia="es-CO"/>
        </w:rPr>
        <w:t> </w:t>
      </w:r>
    </w:p>
    <w:p w14:paraId="78ADDB62" w14:textId="3F54053B" w:rsidR="006105E5" w:rsidRPr="00CC43DB" w:rsidRDefault="006105E5" w:rsidP="00DE6EC2">
      <w:pPr>
        <w:ind w:right="-518"/>
        <w:jc w:val="both"/>
        <w:textAlignment w:val="baseline"/>
        <w:rPr>
          <w:rFonts w:ascii="Segoe UI" w:eastAsia="Times New Roman" w:hAnsi="Segoe UI" w:cs="Segoe UI"/>
          <w:sz w:val="18"/>
          <w:szCs w:val="18"/>
          <w:lang w:eastAsia="es-CO"/>
        </w:rPr>
      </w:pPr>
      <w:r w:rsidRPr="00CC43DB">
        <w:rPr>
          <w:rFonts w:ascii="Arial Narrow" w:eastAsia="Times New Roman" w:hAnsi="Arial Narrow" w:cs="Segoe UI"/>
          <w:b/>
          <w:lang w:eastAsia="es-CO"/>
        </w:rPr>
        <w:t>Derechos de Autor:</w:t>
      </w:r>
      <w:r w:rsidRPr="00CC43DB">
        <w:rPr>
          <w:rFonts w:ascii="Arial Narrow" w:eastAsia="Times New Roman" w:hAnsi="Arial Narrow" w:cs="Segoe UI"/>
          <w:lang w:eastAsia="es-CO"/>
        </w:rPr>
        <w:t xml:space="preserve"> La elaboración de este documento y sus diferentes componentes </w:t>
      </w:r>
      <w:r>
        <w:rPr>
          <w:rFonts w:ascii="Arial Narrow" w:eastAsia="Times New Roman" w:hAnsi="Arial Narrow" w:cs="Segoe UI"/>
          <w:lang w:eastAsia="es-CO"/>
        </w:rPr>
        <w:t xml:space="preserve">estuvo a cargo del </w:t>
      </w:r>
      <w:r w:rsidRPr="00CC43DB">
        <w:rPr>
          <w:rFonts w:ascii="Arial Narrow" w:eastAsia="Times New Roman" w:hAnsi="Arial Narrow" w:cs="Segoe UI"/>
          <w:lang w:eastAsia="es-CO"/>
        </w:rPr>
        <w:t>Grupo de Gestión de Sistemas de Información de la Oficina de Tecnologías y Sistemas de Información del Departamento Nacional de Planeación, DNP, razón por la cual los Derechos de Autor y en lo particular los derechos patrimoniales de este documento y su contenido pertenece exclusivamente al DNP. Por lo tanto, su uso y reproducción por terceros, está sujeto a la autorización expresa de la Oficina de Tecnologías y Sistemas de Información, OTSI del DNP en cumplimiento de la Ley 23 de 1982 y demás que la modifican o adicionan. Siendo así, este documento está protegido por Derechos de Autor y no puede ser copiado</w:t>
      </w:r>
      <w:r w:rsidR="00270259">
        <w:rPr>
          <w:rFonts w:ascii="Arial Narrow" w:eastAsia="Times New Roman" w:hAnsi="Arial Narrow" w:cs="Segoe UI"/>
          <w:lang w:eastAsia="es-CO"/>
        </w:rPr>
        <w:t>s</w:t>
      </w:r>
      <w:r>
        <w:rPr>
          <w:rFonts w:ascii="Arial Narrow" w:eastAsia="Times New Roman" w:hAnsi="Arial Narrow" w:cs="Segoe UI"/>
          <w:lang w:eastAsia="es-CO"/>
        </w:rPr>
        <w:t>, ni reproducido</w:t>
      </w:r>
      <w:r w:rsidR="00270259">
        <w:rPr>
          <w:rFonts w:ascii="Arial Narrow" w:eastAsia="Times New Roman" w:hAnsi="Arial Narrow" w:cs="Segoe UI"/>
          <w:lang w:eastAsia="es-CO"/>
        </w:rPr>
        <w:t>s</w:t>
      </w:r>
      <w:r>
        <w:rPr>
          <w:rFonts w:ascii="Arial Narrow" w:eastAsia="Times New Roman" w:hAnsi="Arial Narrow" w:cs="Segoe UI"/>
          <w:lang w:eastAsia="es-CO"/>
        </w:rPr>
        <w:t>, ni distribuido</w:t>
      </w:r>
      <w:r w:rsidR="00270259">
        <w:rPr>
          <w:rFonts w:ascii="Arial Narrow" w:eastAsia="Times New Roman" w:hAnsi="Arial Narrow" w:cs="Segoe UI"/>
          <w:lang w:eastAsia="es-CO"/>
        </w:rPr>
        <w:t>s</w:t>
      </w:r>
      <w:r w:rsidRPr="00CC43DB">
        <w:rPr>
          <w:rFonts w:ascii="Arial Narrow" w:eastAsia="Times New Roman" w:hAnsi="Arial Narrow" w:cs="Segoe UI"/>
          <w:lang w:eastAsia="es-CO"/>
        </w:rPr>
        <w:t xml:space="preserve"> por personas o Entidades diferentes al DNP. </w:t>
      </w:r>
    </w:p>
    <w:p w14:paraId="4AC6B22C" w14:textId="77777777" w:rsidR="006105E5" w:rsidRDefault="006105E5" w:rsidP="006105E5">
      <w:pPr>
        <w:jc w:val="center"/>
        <w:rPr>
          <w:rFonts w:ascii="Arial" w:hAnsi="Arial" w:cs="Arial"/>
        </w:rPr>
      </w:pPr>
    </w:p>
    <w:p w14:paraId="07D8F190" w14:textId="77777777" w:rsidR="002F5811" w:rsidRPr="002F5811" w:rsidRDefault="002F5811" w:rsidP="002F5811">
      <w:pPr>
        <w:rPr>
          <w:rFonts w:ascii="Arial" w:hAnsi="Arial" w:cs="Arial"/>
        </w:rPr>
      </w:pPr>
    </w:p>
    <w:p w14:paraId="30317222" w14:textId="77777777" w:rsidR="002F5811" w:rsidRPr="002F5811" w:rsidRDefault="002F5811" w:rsidP="002F5811">
      <w:pPr>
        <w:rPr>
          <w:rFonts w:ascii="Arial" w:hAnsi="Arial" w:cs="Arial"/>
        </w:rPr>
      </w:pPr>
    </w:p>
    <w:p w14:paraId="7E11D188" w14:textId="77777777" w:rsidR="002F5811" w:rsidRPr="002F5811" w:rsidRDefault="002F5811" w:rsidP="002F5811">
      <w:pPr>
        <w:rPr>
          <w:rFonts w:ascii="Arial" w:hAnsi="Arial" w:cs="Arial"/>
        </w:rPr>
      </w:pPr>
    </w:p>
    <w:p w14:paraId="7EAF3480" w14:textId="77777777" w:rsidR="002F5811" w:rsidRPr="002F5811" w:rsidRDefault="002F5811" w:rsidP="002F5811">
      <w:pPr>
        <w:rPr>
          <w:rFonts w:ascii="Arial" w:hAnsi="Arial" w:cs="Arial"/>
        </w:rPr>
      </w:pPr>
    </w:p>
    <w:p w14:paraId="577B4DC3" w14:textId="77777777" w:rsidR="002F5811" w:rsidRPr="002F5811" w:rsidRDefault="002F5811" w:rsidP="002F5811">
      <w:pPr>
        <w:rPr>
          <w:rFonts w:ascii="Arial" w:hAnsi="Arial" w:cs="Arial"/>
        </w:rPr>
      </w:pPr>
    </w:p>
    <w:p w14:paraId="65AC6263" w14:textId="18637E35" w:rsidR="002F5811" w:rsidRDefault="002F5811" w:rsidP="002F5811">
      <w:pPr>
        <w:rPr>
          <w:rFonts w:ascii="Arial" w:hAnsi="Arial" w:cs="Arial"/>
        </w:rPr>
      </w:pPr>
    </w:p>
    <w:p w14:paraId="3BED82DB" w14:textId="21C1EFF7" w:rsidR="001668D0" w:rsidRDefault="001668D0" w:rsidP="002F5811">
      <w:pPr>
        <w:rPr>
          <w:rFonts w:ascii="Arial" w:hAnsi="Arial" w:cs="Arial"/>
        </w:rPr>
      </w:pPr>
    </w:p>
    <w:p w14:paraId="281F997E" w14:textId="5F504A8B" w:rsidR="001668D0" w:rsidRDefault="001668D0" w:rsidP="002F5811">
      <w:pPr>
        <w:rPr>
          <w:rFonts w:ascii="Arial" w:hAnsi="Arial" w:cs="Arial"/>
        </w:rPr>
      </w:pPr>
    </w:p>
    <w:p w14:paraId="2648932F" w14:textId="4565A327" w:rsidR="001668D0" w:rsidRDefault="001668D0" w:rsidP="002F5811">
      <w:pPr>
        <w:rPr>
          <w:rFonts w:ascii="Arial" w:hAnsi="Arial" w:cs="Arial"/>
        </w:rPr>
      </w:pPr>
    </w:p>
    <w:p w14:paraId="6730FBF6" w14:textId="5D3F02AD" w:rsidR="00764EFB" w:rsidRDefault="00764EFB" w:rsidP="002F5811">
      <w:pPr>
        <w:rPr>
          <w:rFonts w:ascii="Arial" w:hAnsi="Arial" w:cs="Arial"/>
        </w:rPr>
      </w:pPr>
    </w:p>
    <w:p w14:paraId="55569FC8" w14:textId="77777777" w:rsidR="00764EFB" w:rsidRDefault="00764EFB" w:rsidP="002F5811">
      <w:pPr>
        <w:rPr>
          <w:rFonts w:ascii="Arial" w:hAnsi="Arial" w:cs="Arial"/>
        </w:rPr>
      </w:pPr>
    </w:p>
    <w:p w14:paraId="2E5BF9AB" w14:textId="77777777" w:rsidR="001668D0" w:rsidRPr="002F5811" w:rsidRDefault="001668D0" w:rsidP="002F5811">
      <w:pPr>
        <w:rPr>
          <w:rFonts w:ascii="Arial" w:hAnsi="Arial" w:cs="Arial"/>
        </w:rPr>
      </w:pPr>
    </w:p>
    <w:bookmarkStart w:id="2" w:name="_Toc508979682" w:displacedByCustomXml="next"/>
    <w:sdt>
      <w:sdtPr>
        <w:rPr>
          <w:rFonts w:asciiTheme="minorHAnsi" w:eastAsiaTheme="minorHAnsi" w:hAnsiTheme="minorHAnsi" w:cstheme="minorBidi"/>
          <w:color w:val="auto"/>
          <w:sz w:val="22"/>
          <w:szCs w:val="22"/>
          <w:lang w:val="es-ES"/>
        </w:rPr>
        <w:id w:val="-1955864213"/>
        <w:docPartObj>
          <w:docPartGallery w:val="Table of Contents"/>
          <w:docPartUnique/>
        </w:docPartObj>
      </w:sdtPr>
      <w:sdtEndPr>
        <w:rPr>
          <w:b/>
          <w:bCs/>
        </w:rPr>
      </w:sdtEndPr>
      <w:sdtContent>
        <w:p w14:paraId="03B0B4E9" w14:textId="77777777" w:rsidR="00764EFB" w:rsidRPr="00BA78AF" w:rsidRDefault="00764EFB" w:rsidP="00764EFB">
          <w:pPr>
            <w:pStyle w:val="TtuloTDC"/>
            <w:spacing w:line="259" w:lineRule="auto"/>
            <w:jc w:val="center"/>
            <w:rPr>
              <w:b/>
              <w:bCs/>
              <w:sz w:val="22"/>
              <w:szCs w:val="22"/>
            </w:rPr>
          </w:pPr>
          <w:r w:rsidRPr="00BA78AF">
            <w:rPr>
              <w:rFonts w:ascii="Arial Narrow" w:eastAsia="Garamond" w:hAnsi="Arial Narrow" w:cs="Garamond"/>
              <w:b/>
              <w:bCs/>
              <w:color w:val="auto"/>
              <w:sz w:val="22"/>
              <w:szCs w:val="22"/>
              <w:lang w:val="es-ES" w:eastAsia="es-ES" w:bidi="es-ES"/>
            </w:rPr>
            <w:t>TABLA DE CONTENIDO</w:t>
          </w:r>
        </w:p>
        <w:p w14:paraId="5026A32C" w14:textId="601DB151" w:rsidR="00764EFB" w:rsidRPr="00764EFB" w:rsidRDefault="00764EFB">
          <w:pPr>
            <w:pStyle w:val="TDC1"/>
            <w:tabs>
              <w:tab w:val="left" w:pos="440"/>
              <w:tab w:val="right" w:leader="dot" w:pos="8828"/>
            </w:tabs>
            <w:rPr>
              <w:rFonts w:ascii="Arial Narrow" w:eastAsiaTheme="minorEastAsia" w:hAnsi="Arial Narrow" w:cstheme="minorBidi"/>
              <w:b w:val="0"/>
              <w:bCs w:val="0"/>
              <w:noProof/>
              <w:sz w:val="24"/>
              <w:szCs w:val="24"/>
              <w:lang w:val="es-CO"/>
            </w:rPr>
          </w:pPr>
          <w:r w:rsidRPr="00764EFB">
            <w:rPr>
              <w:rFonts w:ascii="Arial Narrow" w:hAnsi="Arial Narrow"/>
              <w:b w:val="0"/>
              <w:bCs w:val="0"/>
              <w:sz w:val="24"/>
              <w:szCs w:val="24"/>
            </w:rPr>
            <w:fldChar w:fldCharType="begin"/>
          </w:r>
          <w:r w:rsidRPr="00764EFB">
            <w:rPr>
              <w:rFonts w:ascii="Arial Narrow" w:hAnsi="Arial Narrow"/>
              <w:b w:val="0"/>
              <w:bCs w:val="0"/>
              <w:sz w:val="24"/>
              <w:szCs w:val="24"/>
            </w:rPr>
            <w:instrText xml:space="preserve"> TOC \o "1-3" \h \z \u </w:instrText>
          </w:r>
          <w:r w:rsidRPr="00764EFB">
            <w:rPr>
              <w:rFonts w:ascii="Arial Narrow" w:hAnsi="Arial Narrow"/>
              <w:b w:val="0"/>
              <w:bCs w:val="0"/>
              <w:sz w:val="24"/>
              <w:szCs w:val="24"/>
            </w:rPr>
            <w:fldChar w:fldCharType="separate"/>
          </w:r>
          <w:hyperlink w:anchor="_Toc49350811" w:history="1">
            <w:r w:rsidRPr="00764EFB">
              <w:rPr>
                <w:rStyle w:val="Hipervnculo"/>
                <w:rFonts w:ascii="Arial Narrow" w:hAnsi="Arial Narrow"/>
                <w:b w:val="0"/>
                <w:bCs w:val="0"/>
                <w:noProof/>
                <w:sz w:val="24"/>
                <w:szCs w:val="24"/>
                <w:lang w:val="es-CO"/>
              </w:rPr>
              <w:t>1.</w:t>
            </w:r>
            <w:r w:rsidRPr="00764EFB">
              <w:rPr>
                <w:rFonts w:ascii="Arial Narrow" w:eastAsiaTheme="minorEastAsia" w:hAnsi="Arial Narrow" w:cstheme="minorBidi"/>
                <w:b w:val="0"/>
                <w:bCs w:val="0"/>
                <w:noProof/>
                <w:sz w:val="24"/>
                <w:szCs w:val="24"/>
                <w:lang w:val="es-CO"/>
              </w:rPr>
              <w:tab/>
            </w:r>
            <w:r w:rsidRPr="00764EFB">
              <w:rPr>
                <w:rStyle w:val="Hipervnculo"/>
                <w:rFonts w:ascii="Arial Narrow" w:hAnsi="Arial Narrow"/>
                <w:b w:val="0"/>
                <w:bCs w:val="0"/>
                <w:noProof/>
                <w:sz w:val="24"/>
                <w:szCs w:val="24"/>
                <w:lang w:val="es-CO"/>
              </w:rPr>
              <w:t>ACTORES DEL SISTEMA</w:t>
            </w:r>
            <w:r w:rsidRPr="00764EFB">
              <w:rPr>
                <w:rFonts w:ascii="Arial Narrow" w:hAnsi="Arial Narrow"/>
                <w:b w:val="0"/>
                <w:bCs w:val="0"/>
                <w:noProof/>
                <w:webHidden/>
                <w:sz w:val="24"/>
                <w:szCs w:val="24"/>
              </w:rPr>
              <w:tab/>
            </w:r>
            <w:r w:rsidRPr="00764EFB">
              <w:rPr>
                <w:rFonts w:ascii="Arial Narrow" w:hAnsi="Arial Narrow"/>
                <w:b w:val="0"/>
                <w:bCs w:val="0"/>
                <w:noProof/>
                <w:webHidden/>
                <w:sz w:val="24"/>
                <w:szCs w:val="24"/>
              </w:rPr>
              <w:fldChar w:fldCharType="begin"/>
            </w:r>
            <w:r w:rsidRPr="00764EFB">
              <w:rPr>
                <w:rFonts w:ascii="Arial Narrow" w:hAnsi="Arial Narrow"/>
                <w:b w:val="0"/>
                <w:bCs w:val="0"/>
                <w:noProof/>
                <w:webHidden/>
                <w:sz w:val="24"/>
                <w:szCs w:val="24"/>
              </w:rPr>
              <w:instrText xml:space="preserve"> PAGEREF _Toc49350811 \h </w:instrText>
            </w:r>
            <w:r w:rsidRPr="00764EFB">
              <w:rPr>
                <w:rFonts w:ascii="Arial Narrow" w:hAnsi="Arial Narrow"/>
                <w:b w:val="0"/>
                <w:bCs w:val="0"/>
                <w:noProof/>
                <w:webHidden/>
                <w:sz w:val="24"/>
                <w:szCs w:val="24"/>
              </w:rPr>
            </w:r>
            <w:r w:rsidRPr="00764EFB">
              <w:rPr>
                <w:rFonts w:ascii="Arial Narrow" w:hAnsi="Arial Narrow"/>
                <w:b w:val="0"/>
                <w:bCs w:val="0"/>
                <w:noProof/>
                <w:webHidden/>
                <w:sz w:val="24"/>
                <w:szCs w:val="24"/>
              </w:rPr>
              <w:fldChar w:fldCharType="separate"/>
            </w:r>
            <w:r>
              <w:rPr>
                <w:rFonts w:ascii="Arial Narrow" w:hAnsi="Arial Narrow"/>
                <w:b w:val="0"/>
                <w:bCs w:val="0"/>
                <w:noProof/>
                <w:webHidden/>
                <w:sz w:val="24"/>
                <w:szCs w:val="24"/>
              </w:rPr>
              <w:t>4</w:t>
            </w:r>
            <w:r w:rsidRPr="00764EFB">
              <w:rPr>
                <w:rFonts w:ascii="Arial Narrow" w:hAnsi="Arial Narrow"/>
                <w:b w:val="0"/>
                <w:bCs w:val="0"/>
                <w:noProof/>
                <w:webHidden/>
                <w:sz w:val="24"/>
                <w:szCs w:val="24"/>
              </w:rPr>
              <w:fldChar w:fldCharType="end"/>
            </w:r>
          </w:hyperlink>
        </w:p>
        <w:p w14:paraId="754EA958" w14:textId="1EE61424"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12" w:history="1">
            <w:r w:rsidR="00764EFB" w:rsidRPr="00764EFB">
              <w:rPr>
                <w:rStyle w:val="Hipervnculo"/>
                <w:rFonts w:ascii="Arial Narrow" w:hAnsi="Arial Narrow"/>
                <w:i w:val="0"/>
                <w:iCs w:val="0"/>
                <w:noProof/>
                <w:sz w:val="24"/>
                <w:szCs w:val="24"/>
              </w:rPr>
              <w:t>1.1</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Diagrama de Actores</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_Toc49350812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4</w:t>
            </w:r>
            <w:r w:rsidR="00764EFB" w:rsidRPr="00764EFB">
              <w:rPr>
                <w:rFonts w:ascii="Arial Narrow" w:hAnsi="Arial Narrow"/>
                <w:i w:val="0"/>
                <w:iCs w:val="0"/>
                <w:noProof/>
                <w:webHidden/>
                <w:sz w:val="24"/>
                <w:szCs w:val="24"/>
              </w:rPr>
              <w:fldChar w:fldCharType="end"/>
            </w:r>
          </w:hyperlink>
        </w:p>
        <w:p w14:paraId="65C3976B" w14:textId="2B3B8A6F"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13" w:history="1">
            <w:r w:rsidR="00764EFB" w:rsidRPr="00764EFB">
              <w:rPr>
                <w:rStyle w:val="Hipervnculo"/>
                <w:rFonts w:ascii="Arial Narrow" w:hAnsi="Arial Narrow"/>
                <w:i w:val="0"/>
                <w:iCs w:val="0"/>
                <w:noProof/>
                <w:sz w:val="24"/>
                <w:szCs w:val="24"/>
              </w:rPr>
              <w:t>1.2</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Descripción de Actores</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_Toc49350813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4</w:t>
            </w:r>
            <w:r w:rsidR="00764EFB" w:rsidRPr="00764EFB">
              <w:rPr>
                <w:rFonts w:ascii="Arial Narrow" w:hAnsi="Arial Narrow"/>
                <w:i w:val="0"/>
                <w:iCs w:val="0"/>
                <w:noProof/>
                <w:webHidden/>
                <w:sz w:val="24"/>
                <w:szCs w:val="24"/>
              </w:rPr>
              <w:fldChar w:fldCharType="end"/>
            </w:r>
          </w:hyperlink>
        </w:p>
        <w:p w14:paraId="1B94C6DB" w14:textId="2DBC3201" w:rsidR="00764EFB" w:rsidRPr="00764EFB" w:rsidRDefault="00211A38">
          <w:pPr>
            <w:pStyle w:val="TDC1"/>
            <w:tabs>
              <w:tab w:val="left" w:pos="440"/>
              <w:tab w:val="right" w:leader="dot" w:pos="8828"/>
            </w:tabs>
            <w:rPr>
              <w:rFonts w:ascii="Arial Narrow" w:eastAsiaTheme="minorEastAsia" w:hAnsi="Arial Narrow" w:cstheme="minorBidi"/>
              <w:b w:val="0"/>
              <w:bCs w:val="0"/>
              <w:noProof/>
              <w:sz w:val="24"/>
              <w:szCs w:val="24"/>
              <w:lang w:val="es-CO"/>
            </w:rPr>
          </w:pPr>
          <w:hyperlink w:anchor="_Toc49350814" w:history="1">
            <w:r w:rsidR="00764EFB" w:rsidRPr="00764EFB">
              <w:rPr>
                <w:rStyle w:val="Hipervnculo"/>
                <w:rFonts w:ascii="Arial Narrow" w:hAnsi="Arial Narrow"/>
                <w:b w:val="0"/>
                <w:bCs w:val="0"/>
                <w:noProof/>
                <w:sz w:val="24"/>
                <w:szCs w:val="24"/>
                <w:lang w:val="es-CO"/>
              </w:rPr>
              <w:t>2.</w:t>
            </w:r>
            <w:r w:rsidR="00764EFB" w:rsidRPr="00764EFB">
              <w:rPr>
                <w:rFonts w:ascii="Arial Narrow" w:eastAsiaTheme="minorEastAsia" w:hAnsi="Arial Narrow" w:cstheme="minorBidi"/>
                <w:b w:val="0"/>
                <w:bCs w:val="0"/>
                <w:noProof/>
                <w:sz w:val="24"/>
                <w:szCs w:val="24"/>
                <w:lang w:val="es-CO"/>
              </w:rPr>
              <w:tab/>
            </w:r>
            <w:r w:rsidR="00764EFB" w:rsidRPr="00764EFB">
              <w:rPr>
                <w:rStyle w:val="Hipervnculo"/>
                <w:rFonts w:ascii="Arial Narrow" w:hAnsi="Arial Narrow"/>
                <w:b w:val="0"/>
                <w:bCs w:val="0"/>
                <w:noProof/>
                <w:sz w:val="24"/>
                <w:szCs w:val="24"/>
                <w:lang w:val="es-CO"/>
              </w:rPr>
              <w:t>MATRIZ DE TRAZABILIDAD DE REQUERIMIENTOS FUNCIONALES</w:t>
            </w:r>
            <w:r w:rsidR="00764EFB" w:rsidRPr="00764EFB">
              <w:rPr>
                <w:rFonts w:ascii="Arial Narrow" w:hAnsi="Arial Narrow"/>
                <w:b w:val="0"/>
                <w:bCs w:val="0"/>
                <w:noProof/>
                <w:webHidden/>
                <w:sz w:val="24"/>
                <w:szCs w:val="24"/>
              </w:rPr>
              <w:tab/>
            </w:r>
            <w:r w:rsidR="00764EFB" w:rsidRPr="00764EFB">
              <w:rPr>
                <w:rFonts w:ascii="Arial Narrow" w:hAnsi="Arial Narrow"/>
                <w:b w:val="0"/>
                <w:bCs w:val="0"/>
                <w:noProof/>
                <w:webHidden/>
                <w:sz w:val="24"/>
                <w:szCs w:val="24"/>
              </w:rPr>
              <w:fldChar w:fldCharType="begin"/>
            </w:r>
            <w:r w:rsidR="00764EFB" w:rsidRPr="00764EFB">
              <w:rPr>
                <w:rFonts w:ascii="Arial Narrow" w:hAnsi="Arial Narrow"/>
                <w:b w:val="0"/>
                <w:bCs w:val="0"/>
                <w:noProof/>
                <w:webHidden/>
                <w:sz w:val="24"/>
                <w:szCs w:val="24"/>
              </w:rPr>
              <w:instrText xml:space="preserve"> PAGEREF _Toc49350814 \h </w:instrText>
            </w:r>
            <w:r w:rsidR="00764EFB" w:rsidRPr="00764EFB">
              <w:rPr>
                <w:rFonts w:ascii="Arial Narrow" w:hAnsi="Arial Narrow"/>
                <w:b w:val="0"/>
                <w:bCs w:val="0"/>
                <w:noProof/>
                <w:webHidden/>
                <w:sz w:val="24"/>
                <w:szCs w:val="24"/>
              </w:rPr>
            </w:r>
            <w:r w:rsidR="00764EFB" w:rsidRPr="00764EFB">
              <w:rPr>
                <w:rFonts w:ascii="Arial Narrow" w:hAnsi="Arial Narrow"/>
                <w:b w:val="0"/>
                <w:bCs w:val="0"/>
                <w:noProof/>
                <w:webHidden/>
                <w:sz w:val="24"/>
                <w:szCs w:val="24"/>
              </w:rPr>
              <w:fldChar w:fldCharType="separate"/>
            </w:r>
            <w:r w:rsidR="00764EFB">
              <w:rPr>
                <w:rFonts w:ascii="Arial Narrow" w:hAnsi="Arial Narrow"/>
                <w:b w:val="0"/>
                <w:bCs w:val="0"/>
                <w:noProof/>
                <w:webHidden/>
                <w:sz w:val="24"/>
                <w:szCs w:val="24"/>
              </w:rPr>
              <w:t>5</w:t>
            </w:r>
            <w:r w:rsidR="00764EFB" w:rsidRPr="00764EFB">
              <w:rPr>
                <w:rFonts w:ascii="Arial Narrow" w:hAnsi="Arial Narrow"/>
                <w:b w:val="0"/>
                <w:bCs w:val="0"/>
                <w:noProof/>
                <w:webHidden/>
                <w:sz w:val="24"/>
                <w:szCs w:val="24"/>
              </w:rPr>
              <w:fldChar w:fldCharType="end"/>
            </w:r>
          </w:hyperlink>
        </w:p>
        <w:p w14:paraId="359D7103" w14:textId="04FF189E" w:rsidR="00764EFB" w:rsidRPr="00764EFB" w:rsidRDefault="00211A38">
          <w:pPr>
            <w:pStyle w:val="TDC1"/>
            <w:tabs>
              <w:tab w:val="left" w:pos="440"/>
              <w:tab w:val="right" w:leader="dot" w:pos="8828"/>
            </w:tabs>
            <w:rPr>
              <w:rFonts w:ascii="Arial Narrow" w:eastAsiaTheme="minorEastAsia" w:hAnsi="Arial Narrow" w:cstheme="minorBidi"/>
              <w:b w:val="0"/>
              <w:bCs w:val="0"/>
              <w:noProof/>
              <w:sz w:val="24"/>
              <w:szCs w:val="24"/>
              <w:lang w:val="es-CO"/>
            </w:rPr>
          </w:pPr>
          <w:hyperlink w:anchor="_Toc49350815" w:history="1">
            <w:r w:rsidR="00764EFB" w:rsidRPr="00764EFB">
              <w:rPr>
                <w:rStyle w:val="Hipervnculo"/>
                <w:rFonts w:ascii="Arial Narrow" w:hAnsi="Arial Narrow"/>
                <w:b w:val="0"/>
                <w:bCs w:val="0"/>
                <w:noProof/>
                <w:sz w:val="24"/>
                <w:szCs w:val="24"/>
                <w:lang w:val="es-CO"/>
              </w:rPr>
              <w:t>3.</w:t>
            </w:r>
            <w:r w:rsidR="00764EFB" w:rsidRPr="00764EFB">
              <w:rPr>
                <w:rFonts w:ascii="Arial Narrow" w:eastAsiaTheme="minorEastAsia" w:hAnsi="Arial Narrow" w:cstheme="minorBidi"/>
                <w:b w:val="0"/>
                <w:bCs w:val="0"/>
                <w:noProof/>
                <w:sz w:val="24"/>
                <w:szCs w:val="24"/>
                <w:lang w:val="es-CO"/>
              </w:rPr>
              <w:tab/>
            </w:r>
            <w:r w:rsidR="00764EFB" w:rsidRPr="00764EFB">
              <w:rPr>
                <w:rStyle w:val="Hipervnculo"/>
                <w:rFonts w:ascii="Arial Narrow" w:hAnsi="Arial Narrow"/>
                <w:b w:val="0"/>
                <w:bCs w:val="0"/>
                <w:noProof/>
                <w:sz w:val="24"/>
                <w:szCs w:val="24"/>
                <w:lang w:val="es-CO"/>
              </w:rPr>
              <w:t>DIAGRAMA DE CASOS DE USO</w:t>
            </w:r>
            <w:r w:rsidR="00764EFB" w:rsidRPr="00764EFB">
              <w:rPr>
                <w:rFonts w:ascii="Arial Narrow" w:hAnsi="Arial Narrow"/>
                <w:b w:val="0"/>
                <w:bCs w:val="0"/>
                <w:noProof/>
                <w:webHidden/>
                <w:sz w:val="24"/>
                <w:szCs w:val="24"/>
              </w:rPr>
              <w:tab/>
            </w:r>
            <w:r w:rsidR="00764EFB" w:rsidRPr="00764EFB">
              <w:rPr>
                <w:rFonts w:ascii="Arial Narrow" w:hAnsi="Arial Narrow"/>
                <w:b w:val="0"/>
                <w:bCs w:val="0"/>
                <w:noProof/>
                <w:webHidden/>
                <w:sz w:val="24"/>
                <w:szCs w:val="24"/>
              </w:rPr>
              <w:fldChar w:fldCharType="begin"/>
            </w:r>
            <w:r w:rsidR="00764EFB" w:rsidRPr="00764EFB">
              <w:rPr>
                <w:rFonts w:ascii="Arial Narrow" w:hAnsi="Arial Narrow"/>
                <w:b w:val="0"/>
                <w:bCs w:val="0"/>
                <w:noProof/>
                <w:webHidden/>
                <w:sz w:val="24"/>
                <w:szCs w:val="24"/>
              </w:rPr>
              <w:instrText xml:space="preserve"> PAGEREF _Toc49350815 \h </w:instrText>
            </w:r>
            <w:r w:rsidR="00764EFB" w:rsidRPr="00764EFB">
              <w:rPr>
                <w:rFonts w:ascii="Arial Narrow" w:hAnsi="Arial Narrow"/>
                <w:b w:val="0"/>
                <w:bCs w:val="0"/>
                <w:noProof/>
                <w:webHidden/>
                <w:sz w:val="24"/>
                <w:szCs w:val="24"/>
              </w:rPr>
            </w:r>
            <w:r w:rsidR="00764EFB" w:rsidRPr="00764EFB">
              <w:rPr>
                <w:rFonts w:ascii="Arial Narrow" w:hAnsi="Arial Narrow"/>
                <w:b w:val="0"/>
                <w:bCs w:val="0"/>
                <w:noProof/>
                <w:webHidden/>
                <w:sz w:val="24"/>
                <w:szCs w:val="24"/>
              </w:rPr>
              <w:fldChar w:fldCharType="separate"/>
            </w:r>
            <w:r w:rsidR="00764EFB">
              <w:rPr>
                <w:rFonts w:ascii="Arial Narrow" w:hAnsi="Arial Narrow"/>
                <w:b w:val="0"/>
                <w:bCs w:val="0"/>
                <w:noProof/>
                <w:webHidden/>
                <w:sz w:val="24"/>
                <w:szCs w:val="24"/>
              </w:rPr>
              <w:t>5</w:t>
            </w:r>
            <w:r w:rsidR="00764EFB" w:rsidRPr="00764EFB">
              <w:rPr>
                <w:rFonts w:ascii="Arial Narrow" w:hAnsi="Arial Narrow"/>
                <w:b w:val="0"/>
                <w:bCs w:val="0"/>
                <w:noProof/>
                <w:webHidden/>
                <w:sz w:val="24"/>
                <w:szCs w:val="24"/>
              </w:rPr>
              <w:fldChar w:fldCharType="end"/>
            </w:r>
          </w:hyperlink>
        </w:p>
        <w:p w14:paraId="7405556E" w14:textId="06EC17F2" w:rsidR="00764EFB" w:rsidRPr="00764EFB" w:rsidRDefault="00211A38">
          <w:pPr>
            <w:pStyle w:val="TDC1"/>
            <w:tabs>
              <w:tab w:val="left" w:pos="440"/>
              <w:tab w:val="right" w:leader="dot" w:pos="8828"/>
            </w:tabs>
            <w:rPr>
              <w:rFonts w:ascii="Arial Narrow" w:eastAsiaTheme="minorEastAsia" w:hAnsi="Arial Narrow" w:cstheme="minorBidi"/>
              <w:b w:val="0"/>
              <w:bCs w:val="0"/>
              <w:noProof/>
              <w:sz w:val="24"/>
              <w:szCs w:val="24"/>
              <w:lang w:val="es-CO"/>
            </w:rPr>
          </w:pPr>
          <w:hyperlink w:anchor="_Toc49350816" w:history="1">
            <w:r w:rsidR="00764EFB" w:rsidRPr="00764EFB">
              <w:rPr>
                <w:rStyle w:val="Hipervnculo"/>
                <w:rFonts w:ascii="Arial Narrow" w:hAnsi="Arial Narrow"/>
                <w:b w:val="0"/>
                <w:bCs w:val="0"/>
                <w:noProof/>
                <w:sz w:val="24"/>
                <w:szCs w:val="24"/>
                <w:lang w:val="es-CO"/>
              </w:rPr>
              <w:t>4.</w:t>
            </w:r>
            <w:r w:rsidR="00764EFB" w:rsidRPr="00764EFB">
              <w:rPr>
                <w:rFonts w:ascii="Arial Narrow" w:eastAsiaTheme="minorEastAsia" w:hAnsi="Arial Narrow" w:cstheme="minorBidi"/>
                <w:b w:val="0"/>
                <w:bCs w:val="0"/>
                <w:noProof/>
                <w:sz w:val="24"/>
                <w:szCs w:val="24"/>
                <w:lang w:val="es-CO"/>
              </w:rPr>
              <w:tab/>
            </w:r>
            <w:r w:rsidR="00764EFB" w:rsidRPr="00764EFB">
              <w:rPr>
                <w:rStyle w:val="Hipervnculo"/>
                <w:rFonts w:ascii="Arial Narrow" w:hAnsi="Arial Narrow"/>
                <w:b w:val="0"/>
                <w:bCs w:val="0"/>
                <w:noProof/>
                <w:sz w:val="24"/>
                <w:szCs w:val="24"/>
                <w:lang w:val="es-CO"/>
              </w:rPr>
              <w:t>ESPECIFICACIÓN DE CASOS DE USO</w:t>
            </w:r>
            <w:r w:rsidR="00764EFB" w:rsidRPr="00764EFB">
              <w:rPr>
                <w:rFonts w:ascii="Arial Narrow" w:hAnsi="Arial Narrow"/>
                <w:b w:val="0"/>
                <w:bCs w:val="0"/>
                <w:noProof/>
                <w:webHidden/>
                <w:sz w:val="24"/>
                <w:szCs w:val="24"/>
              </w:rPr>
              <w:tab/>
            </w:r>
            <w:r w:rsidR="00764EFB" w:rsidRPr="00764EFB">
              <w:rPr>
                <w:rFonts w:ascii="Arial Narrow" w:hAnsi="Arial Narrow"/>
                <w:b w:val="0"/>
                <w:bCs w:val="0"/>
                <w:noProof/>
                <w:webHidden/>
                <w:sz w:val="24"/>
                <w:szCs w:val="24"/>
              </w:rPr>
              <w:fldChar w:fldCharType="begin"/>
            </w:r>
            <w:r w:rsidR="00764EFB" w:rsidRPr="00764EFB">
              <w:rPr>
                <w:rFonts w:ascii="Arial Narrow" w:hAnsi="Arial Narrow"/>
                <w:b w:val="0"/>
                <w:bCs w:val="0"/>
                <w:noProof/>
                <w:webHidden/>
                <w:sz w:val="24"/>
                <w:szCs w:val="24"/>
              </w:rPr>
              <w:instrText xml:space="preserve"> PAGEREF _Toc49350816 \h </w:instrText>
            </w:r>
            <w:r w:rsidR="00764EFB" w:rsidRPr="00764EFB">
              <w:rPr>
                <w:rFonts w:ascii="Arial Narrow" w:hAnsi="Arial Narrow"/>
                <w:b w:val="0"/>
                <w:bCs w:val="0"/>
                <w:noProof/>
                <w:webHidden/>
                <w:sz w:val="24"/>
                <w:szCs w:val="24"/>
              </w:rPr>
            </w:r>
            <w:r w:rsidR="00764EFB" w:rsidRPr="00764EFB">
              <w:rPr>
                <w:rFonts w:ascii="Arial Narrow" w:hAnsi="Arial Narrow"/>
                <w:b w:val="0"/>
                <w:bCs w:val="0"/>
                <w:noProof/>
                <w:webHidden/>
                <w:sz w:val="24"/>
                <w:szCs w:val="24"/>
              </w:rPr>
              <w:fldChar w:fldCharType="separate"/>
            </w:r>
            <w:r w:rsidR="00764EFB">
              <w:rPr>
                <w:rFonts w:ascii="Arial Narrow" w:hAnsi="Arial Narrow"/>
                <w:b w:val="0"/>
                <w:bCs w:val="0"/>
                <w:noProof/>
                <w:webHidden/>
                <w:sz w:val="24"/>
                <w:szCs w:val="24"/>
              </w:rPr>
              <w:t>6</w:t>
            </w:r>
            <w:r w:rsidR="00764EFB" w:rsidRPr="00764EFB">
              <w:rPr>
                <w:rFonts w:ascii="Arial Narrow" w:hAnsi="Arial Narrow"/>
                <w:b w:val="0"/>
                <w:bCs w:val="0"/>
                <w:noProof/>
                <w:webHidden/>
                <w:sz w:val="24"/>
                <w:szCs w:val="24"/>
              </w:rPr>
              <w:fldChar w:fldCharType="end"/>
            </w:r>
          </w:hyperlink>
        </w:p>
        <w:p w14:paraId="0BAB58E5" w14:textId="28443CD8"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0" w:history="1">
            <w:r w:rsidR="00764EFB" w:rsidRPr="00764EFB">
              <w:rPr>
                <w:rStyle w:val="Hipervnculo"/>
                <w:rFonts w:ascii="Arial Narrow" w:hAnsi="Arial Narrow"/>
                <w:i w:val="0"/>
                <w:iCs w:val="0"/>
                <w:noProof/>
                <w:sz w:val="24"/>
                <w:szCs w:val="24"/>
              </w:rPr>
              <w:t>4.1</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[&lt;CU00X&gt; &lt;NOMBRE_CU&gt;]</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_Toc49350820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6</w:t>
            </w:r>
            <w:r w:rsidR="00764EFB" w:rsidRPr="00764EFB">
              <w:rPr>
                <w:rFonts w:ascii="Arial Narrow" w:hAnsi="Arial Narrow"/>
                <w:i w:val="0"/>
                <w:iCs w:val="0"/>
                <w:noProof/>
                <w:webHidden/>
                <w:sz w:val="24"/>
                <w:szCs w:val="24"/>
              </w:rPr>
              <w:fldChar w:fldCharType="end"/>
            </w:r>
          </w:hyperlink>
        </w:p>
        <w:p w14:paraId="477E0D73" w14:textId="6F6DC222"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4" w:history="1">
            <w:r w:rsidR="00764EFB" w:rsidRPr="00764EFB">
              <w:rPr>
                <w:rStyle w:val="Hipervnculo"/>
                <w:rFonts w:ascii="Arial Narrow" w:hAnsi="Arial Narrow"/>
                <w:i w:val="0"/>
                <w:iCs w:val="0"/>
                <w:noProof/>
                <w:sz w:val="24"/>
                <w:szCs w:val="24"/>
              </w:rPr>
              <w:t>4.1.1</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Datos de Entrada</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_Toc49350824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8</w:t>
            </w:r>
            <w:r w:rsidR="00764EFB" w:rsidRPr="00764EFB">
              <w:rPr>
                <w:rFonts w:ascii="Arial Narrow" w:hAnsi="Arial Narrow"/>
                <w:i w:val="0"/>
                <w:iCs w:val="0"/>
                <w:noProof/>
                <w:webHidden/>
                <w:sz w:val="24"/>
                <w:szCs w:val="24"/>
              </w:rPr>
              <w:fldChar w:fldCharType="end"/>
            </w:r>
          </w:hyperlink>
        </w:p>
        <w:p w14:paraId="49D6E0D3" w14:textId="5FF78E02"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5" w:history="1">
            <w:r w:rsidR="00764EFB" w:rsidRPr="00764EFB">
              <w:rPr>
                <w:rStyle w:val="Hipervnculo"/>
                <w:rFonts w:ascii="Arial Narrow" w:hAnsi="Arial Narrow"/>
                <w:i w:val="0"/>
                <w:iCs w:val="0"/>
                <w:noProof/>
                <w:sz w:val="24"/>
                <w:szCs w:val="24"/>
              </w:rPr>
              <w:t>4.1.2</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Datos de Salida</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_Toc49350825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9</w:t>
            </w:r>
            <w:r w:rsidR="00764EFB" w:rsidRPr="00764EFB">
              <w:rPr>
                <w:rFonts w:ascii="Arial Narrow" w:hAnsi="Arial Narrow"/>
                <w:i w:val="0"/>
                <w:iCs w:val="0"/>
                <w:noProof/>
                <w:webHidden/>
                <w:sz w:val="24"/>
                <w:szCs w:val="24"/>
              </w:rPr>
              <w:fldChar w:fldCharType="end"/>
            </w:r>
          </w:hyperlink>
        </w:p>
        <w:p w14:paraId="537BD5A5" w14:textId="75510F59"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6" w:history="1">
            <w:r w:rsidR="00764EFB" w:rsidRPr="00764EFB">
              <w:rPr>
                <w:rStyle w:val="Hipervnculo"/>
                <w:rFonts w:ascii="Arial Narrow" w:hAnsi="Arial Narrow"/>
                <w:i w:val="0"/>
                <w:iCs w:val="0"/>
                <w:noProof/>
                <w:sz w:val="24"/>
                <w:szCs w:val="24"/>
              </w:rPr>
              <w:t>4.1.3</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Prototipos de Pantalla</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_Toc49350826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10</w:t>
            </w:r>
            <w:r w:rsidR="00764EFB" w:rsidRPr="00764EFB">
              <w:rPr>
                <w:rFonts w:ascii="Arial Narrow" w:hAnsi="Arial Narrow"/>
                <w:i w:val="0"/>
                <w:iCs w:val="0"/>
                <w:noProof/>
                <w:webHidden/>
                <w:sz w:val="24"/>
                <w:szCs w:val="24"/>
              </w:rPr>
              <w:fldChar w:fldCharType="end"/>
            </w:r>
          </w:hyperlink>
        </w:p>
        <w:p w14:paraId="50BFF05C" w14:textId="01CF82DD"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7" w:history="1">
            <w:r w:rsidR="00764EFB" w:rsidRPr="00764EFB">
              <w:rPr>
                <w:rStyle w:val="Hipervnculo"/>
                <w:rFonts w:ascii="Arial Narrow" w:hAnsi="Arial Narrow"/>
                <w:i w:val="0"/>
                <w:iCs w:val="0"/>
                <w:noProof/>
                <w:sz w:val="24"/>
                <w:szCs w:val="24"/>
              </w:rPr>
              <w:t>4.2</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Excepciones</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_Toc49350827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10</w:t>
            </w:r>
            <w:r w:rsidR="00764EFB" w:rsidRPr="00764EFB">
              <w:rPr>
                <w:rFonts w:ascii="Arial Narrow" w:hAnsi="Arial Narrow"/>
                <w:i w:val="0"/>
                <w:iCs w:val="0"/>
                <w:noProof/>
                <w:webHidden/>
                <w:sz w:val="24"/>
                <w:szCs w:val="24"/>
              </w:rPr>
              <w:fldChar w:fldCharType="end"/>
            </w:r>
          </w:hyperlink>
        </w:p>
        <w:p w14:paraId="6E74D5F5" w14:textId="6423B05E" w:rsidR="00764EFB" w:rsidRPr="00764EFB" w:rsidRDefault="00211A38">
          <w:pPr>
            <w:pStyle w:val="TDC2"/>
            <w:tabs>
              <w:tab w:val="left" w:pos="880"/>
              <w:tab w:val="right" w:leader="dot" w:pos="8828"/>
            </w:tabs>
            <w:rPr>
              <w:rFonts w:ascii="Arial Narrow" w:eastAsiaTheme="minorEastAsia" w:hAnsi="Arial Narrow" w:cstheme="minorBidi"/>
              <w:i w:val="0"/>
              <w:iCs w:val="0"/>
              <w:noProof/>
              <w:sz w:val="24"/>
              <w:szCs w:val="24"/>
            </w:rPr>
          </w:pPr>
          <w:hyperlink w:anchor="_Toc49350828" w:history="1">
            <w:r w:rsidR="00764EFB" w:rsidRPr="00764EFB">
              <w:rPr>
                <w:rStyle w:val="Hipervnculo"/>
                <w:rFonts w:ascii="Arial Narrow" w:hAnsi="Arial Narrow"/>
                <w:i w:val="0"/>
                <w:iCs w:val="0"/>
                <w:noProof/>
                <w:sz w:val="24"/>
                <w:szCs w:val="24"/>
              </w:rPr>
              <w:t>4.3</w:t>
            </w:r>
            <w:r w:rsidR="00764EFB" w:rsidRPr="00764EFB">
              <w:rPr>
                <w:rFonts w:ascii="Arial Narrow" w:eastAsiaTheme="minorEastAsia" w:hAnsi="Arial Narrow" w:cstheme="minorBidi"/>
                <w:i w:val="0"/>
                <w:iCs w:val="0"/>
                <w:noProof/>
                <w:sz w:val="24"/>
                <w:szCs w:val="24"/>
              </w:rPr>
              <w:tab/>
            </w:r>
            <w:r w:rsidR="00764EFB" w:rsidRPr="00764EFB">
              <w:rPr>
                <w:rStyle w:val="Hipervnculo"/>
                <w:rFonts w:ascii="Arial Narrow" w:hAnsi="Arial Narrow"/>
                <w:i w:val="0"/>
                <w:iCs w:val="0"/>
                <w:noProof/>
                <w:sz w:val="24"/>
                <w:szCs w:val="24"/>
              </w:rPr>
              <w:t>Mensajes</w:t>
            </w:r>
            <w:r w:rsidR="00764EFB" w:rsidRPr="00764EFB">
              <w:rPr>
                <w:rFonts w:ascii="Arial Narrow" w:hAnsi="Arial Narrow"/>
                <w:i w:val="0"/>
                <w:iCs w:val="0"/>
                <w:noProof/>
                <w:webHidden/>
                <w:sz w:val="24"/>
                <w:szCs w:val="24"/>
              </w:rPr>
              <w:tab/>
            </w:r>
            <w:r w:rsidR="00764EFB" w:rsidRPr="00764EFB">
              <w:rPr>
                <w:rFonts w:ascii="Arial Narrow" w:hAnsi="Arial Narrow"/>
                <w:i w:val="0"/>
                <w:iCs w:val="0"/>
                <w:noProof/>
                <w:webHidden/>
                <w:sz w:val="24"/>
                <w:szCs w:val="24"/>
              </w:rPr>
              <w:fldChar w:fldCharType="begin"/>
            </w:r>
            <w:r w:rsidR="00764EFB" w:rsidRPr="00764EFB">
              <w:rPr>
                <w:rFonts w:ascii="Arial Narrow" w:hAnsi="Arial Narrow"/>
                <w:i w:val="0"/>
                <w:iCs w:val="0"/>
                <w:noProof/>
                <w:webHidden/>
                <w:sz w:val="24"/>
                <w:szCs w:val="24"/>
              </w:rPr>
              <w:instrText xml:space="preserve"> PAGEREF _Toc49350828 \h </w:instrText>
            </w:r>
            <w:r w:rsidR="00764EFB" w:rsidRPr="00764EFB">
              <w:rPr>
                <w:rFonts w:ascii="Arial Narrow" w:hAnsi="Arial Narrow"/>
                <w:i w:val="0"/>
                <w:iCs w:val="0"/>
                <w:noProof/>
                <w:webHidden/>
                <w:sz w:val="24"/>
                <w:szCs w:val="24"/>
              </w:rPr>
            </w:r>
            <w:r w:rsidR="00764EFB" w:rsidRPr="00764EFB">
              <w:rPr>
                <w:rFonts w:ascii="Arial Narrow" w:hAnsi="Arial Narrow"/>
                <w:i w:val="0"/>
                <w:iCs w:val="0"/>
                <w:noProof/>
                <w:webHidden/>
                <w:sz w:val="24"/>
                <w:szCs w:val="24"/>
              </w:rPr>
              <w:fldChar w:fldCharType="separate"/>
            </w:r>
            <w:r w:rsidR="00764EFB">
              <w:rPr>
                <w:rFonts w:ascii="Arial Narrow" w:hAnsi="Arial Narrow"/>
                <w:i w:val="0"/>
                <w:iCs w:val="0"/>
                <w:noProof/>
                <w:webHidden/>
                <w:sz w:val="24"/>
                <w:szCs w:val="24"/>
              </w:rPr>
              <w:t>10</w:t>
            </w:r>
            <w:r w:rsidR="00764EFB" w:rsidRPr="00764EFB">
              <w:rPr>
                <w:rFonts w:ascii="Arial Narrow" w:hAnsi="Arial Narrow"/>
                <w:i w:val="0"/>
                <w:iCs w:val="0"/>
                <w:noProof/>
                <w:webHidden/>
                <w:sz w:val="24"/>
                <w:szCs w:val="24"/>
              </w:rPr>
              <w:fldChar w:fldCharType="end"/>
            </w:r>
          </w:hyperlink>
        </w:p>
        <w:p w14:paraId="34152975" w14:textId="1340FE5C" w:rsidR="00764EFB" w:rsidRDefault="00764EFB" w:rsidP="00764EFB">
          <w:pPr>
            <w:rPr>
              <w:b/>
              <w:bCs/>
              <w:lang w:val="es-ES"/>
            </w:rPr>
          </w:pPr>
          <w:r w:rsidRPr="00764EFB">
            <w:rPr>
              <w:rFonts w:ascii="Arial Narrow" w:hAnsi="Arial Narrow"/>
              <w:sz w:val="24"/>
              <w:szCs w:val="24"/>
              <w:lang w:val="es-ES"/>
            </w:rPr>
            <w:fldChar w:fldCharType="end"/>
          </w:r>
        </w:p>
      </w:sdtContent>
    </w:sdt>
    <w:p w14:paraId="2631F33C" w14:textId="773C9BF0" w:rsidR="00A52906" w:rsidRPr="002F5811" w:rsidRDefault="00A52906" w:rsidP="0013045E">
      <w:pPr>
        <w:rPr>
          <w:rFonts w:ascii="Arial Narrow" w:hAnsi="Arial Narrow"/>
          <w:sz w:val="24"/>
          <w:szCs w:val="24"/>
          <w:lang w:val="es-ES"/>
        </w:rPr>
      </w:pPr>
    </w:p>
    <w:p w14:paraId="58E4A837" w14:textId="571632DA" w:rsidR="00A52906" w:rsidRPr="002F5811" w:rsidRDefault="00A52906" w:rsidP="00A52906">
      <w:pPr>
        <w:rPr>
          <w:rFonts w:ascii="Arial Narrow" w:hAnsi="Arial Narrow"/>
          <w:color w:val="000000" w:themeColor="text1"/>
          <w:lang w:eastAsia="es-CO"/>
        </w:rPr>
      </w:pPr>
    </w:p>
    <w:p w14:paraId="09A9AC1E" w14:textId="4D3CA2FC" w:rsidR="00A52906" w:rsidRPr="002F5811" w:rsidRDefault="00A52906" w:rsidP="00A52906">
      <w:pPr>
        <w:rPr>
          <w:rFonts w:ascii="Arial Narrow" w:hAnsi="Arial Narrow"/>
          <w:color w:val="000000" w:themeColor="text1"/>
          <w:lang w:eastAsia="es-CO"/>
        </w:rPr>
      </w:pPr>
    </w:p>
    <w:p w14:paraId="2A457E35" w14:textId="71D83266" w:rsidR="00A52906" w:rsidRPr="002F5811" w:rsidRDefault="00A52906" w:rsidP="00A52906">
      <w:pPr>
        <w:rPr>
          <w:rFonts w:ascii="Arial Narrow" w:hAnsi="Arial Narrow"/>
          <w:color w:val="000000" w:themeColor="text1"/>
          <w:lang w:eastAsia="es-CO"/>
        </w:rPr>
      </w:pPr>
    </w:p>
    <w:p w14:paraId="0E1272D0" w14:textId="74CB3D7F" w:rsidR="00A52906" w:rsidRPr="002F5811" w:rsidRDefault="00A52906" w:rsidP="00A52906">
      <w:pPr>
        <w:rPr>
          <w:rFonts w:ascii="Arial Narrow" w:hAnsi="Arial Narrow"/>
          <w:lang w:eastAsia="es-CO"/>
        </w:rPr>
      </w:pPr>
    </w:p>
    <w:p w14:paraId="34032A39" w14:textId="7877948F" w:rsidR="00A52906" w:rsidRPr="002F5811" w:rsidRDefault="00A52906" w:rsidP="00A52906">
      <w:pPr>
        <w:rPr>
          <w:rFonts w:ascii="Arial Narrow" w:hAnsi="Arial Narrow"/>
          <w:lang w:eastAsia="es-CO"/>
        </w:rPr>
      </w:pPr>
    </w:p>
    <w:p w14:paraId="1E8B3992" w14:textId="6F4F1AF5" w:rsidR="00A52906" w:rsidRDefault="00A52906" w:rsidP="00A52906">
      <w:pPr>
        <w:rPr>
          <w:rFonts w:ascii="Arial Narrow" w:hAnsi="Arial Narrow"/>
          <w:lang w:eastAsia="es-CO"/>
        </w:rPr>
      </w:pPr>
    </w:p>
    <w:p w14:paraId="48CA0D55" w14:textId="77777777" w:rsidR="00E617DA" w:rsidRPr="002F5811" w:rsidRDefault="00E617DA" w:rsidP="00A52906">
      <w:pPr>
        <w:rPr>
          <w:rFonts w:ascii="Arial Narrow" w:hAnsi="Arial Narrow"/>
          <w:lang w:eastAsia="es-CO"/>
        </w:rPr>
      </w:pPr>
    </w:p>
    <w:p w14:paraId="7D606E69" w14:textId="2435FB05" w:rsidR="00A52906" w:rsidRDefault="00A52906" w:rsidP="00A52906">
      <w:pPr>
        <w:rPr>
          <w:rFonts w:ascii="Arial Narrow" w:hAnsi="Arial Narrow"/>
          <w:lang w:eastAsia="es-CO"/>
        </w:rPr>
      </w:pPr>
    </w:p>
    <w:p w14:paraId="45EBB5C6" w14:textId="346DAD35" w:rsidR="00F75609" w:rsidRDefault="00F75609" w:rsidP="00A52906">
      <w:pPr>
        <w:rPr>
          <w:rFonts w:ascii="Arial Narrow" w:hAnsi="Arial Narrow"/>
          <w:lang w:eastAsia="es-CO"/>
        </w:rPr>
      </w:pPr>
    </w:p>
    <w:p w14:paraId="6E9A9F72" w14:textId="3CE3C669" w:rsidR="00712447" w:rsidRDefault="00712447" w:rsidP="00A52906">
      <w:pPr>
        <w:rPr>
          <w:rFonts w:ascii="Arial Narrow" w:hAnsi="Arial Narrow"/>
          <w:lang w:eastAsia="es-CO"/>
        </w:rPr>
      </w:pPr>
    </w:p>
    <w:p w14:paraId="093F7680" w14:textId="77777777" w:rsidR="00712447" w:rsidRPr="002F5811" w:rsidRDefault="00712447" w:rsidP="00A52906">
      <w:pPr>
        <w:rPr>
          <w:rFonts w:ascii="Arial Narrow" w:hAnsi="Arial Narrow"/>
          <w:lang w:eastAsia="es-CO"/>
        </w:rPr>
      </w:pPr>
    </w:p>
    <w:p w14:paraId="16A17DF9" w14:textId="22335433" w:rsidR="00576B70" w:rsidRPr="00712447" w:rsidRDefault="00576B70" w:rsidP="00712447">
      <w:pPr>
        <w:pStyle w:val="Ttulo1"/>
        <w:numPr>
          <w:ilvl w:val="0"/>
          <w:numId w:val="1"/>
        </w:numPr>
        <w:ind w:left="220"/>
        <w:rPr>
          <w:rFonts w:ascii="Arial Narrow" w:hAnsi="Arial Narrow"/>
          <w:sz w:val="22"/>
          <w:szCs w:val="22"/>
          <w:lang w:val="es-CO"/>
        </w:rPr>
      </w:pPr>
      <w:bookmarkStart w:id="3" w:name="_Toc46735789"/>
      <w:bookmarkStart w:id="4" w:name="_Toc49350811"/>
      <w:r w:rsidRPr="00712447">
        <w:rPr>
          <w:rFonts w:ascii="Arial Narrow" w:hAnsi="Arial Narrow"/>
          <w:sz w:val="22"/>
          <w:szCs w:val="22"/>
          <w:lang w:val="es-CO"/>
        </w:rPr>
        <w:lastRenderedPageBreak/>
        <w:t>ACTORES DEL SISTEM</w:t>
      </w:r>
      <w:bookmarkEnd w:id="2"/>
      <w:r w:rsidRPr="00712447">
        <w:rPr>
          <w:rFonts w:ascii="Arial Narrow" w:hAnsi="Arial Narrow"/>
          <w:sz w:val="22"/>
          <w:szCs w:val="22"/>
          <w:lang w:val="es-CO"/>
        </w:rPr>
        <w:t>A</w:t>
      </w:r>
      <w:bookmarkEnd w:id="3"/>
      <w:bookmarkEnd w:id="4"/>
    </w:p>
    <w:p w14:paraId="1FD3B24E" w14:textId="77777777" w:rsidR="00D01E47" w:rsidRPr="002F5811" w:rsidRDefault="00D01E47" w:rsidP="00FE13AA">
      <w:pPr>
        <w:rPr>
          <w:rFonts w:ascii="Arial Narrow" w:hAnsi="Arial Narrow"/>
        </w:rPr>
      </w:pPr>
    </w:p>
    <w:p w14:paraId="5E5B5493" w14:textId="68D65766" w:rsidR="00D01E47" w:rsidRPr="00712447" w:rsidRDefault="00D01E47" w:rsidP="00C30881">
      <w:pPr>
        <w:pStyle w:val="Ttulo2"/>
        <w:numPr>
          <w:ilvl w:val="1"/>
          <w:numId w:val="4"/>
        </w:numPr>
        <w:rPr>
          <w:rFonts w:ascii="Arial Narrow" w:hAnsi="Arial Narrow"/>
          <w:b/>
          <w:bCs/>
          <w:color w:val="000000" w:themeColor="text1"/>
          <w:sz w:val="22"/>
          <w:szCs w:val="22"/>
        </w:rPr>
      </w:pPr>
      <w:bookmarkStart w:id="5" w:name="_Toc46735790"/>
      <w:bookmarkStart w:id="6" w:name="_Toc49350812"/>
      <w:r w:rsidRPr="00712447">
        <w:rPr>
          <w:rFonts w:ascii="Arial Narrow" w:hAnsi="Arial Narrow"/>
          <w:b/>
          <w:bCs/>
          <w:color w:val="000000" w:themeColor="text1"/>
          <w:sz w:val="22"/>
          <w:szCs w:val="22"/>
        </w:rPr>
        <w:t>Diagrama de Actores</w:t>
      </w:r>
      <w:bookmarkEnd w:id="5"/>
      <w:bookmarkEnd w:id="6"/>
    </w:p>
    <w:p w14:paraId="0E2D3F6C" w14:textId="78E6CFAC" w:rsidR="00D01E47" w:rsidRPr="002F5811" w:rsidRDefault="00D01E47" w:rsidP="00FE13AA">
      <w:pPr>
        <w:rPr>
          <w:rFonts w:ascii="Arial Narrow" w:hAnsi="Arial Narrow"/>
          <w:lang w:eastAsia="es-CO"/>
        </w:rPr>
      </w:pPr>
    </w:p>
    <w:p w14:paraId="7E5C2A4D" w14:textId="37FBFE75" w:rsidR="00D01E47" w:rsidRPr="002F5811" w:rsidRDefault="00D01E47" w:rsidP="00D01E47">
      <w:pPr>
        <w:spacing w:after="0" w:line="240" w:lineRule="auto"/>
        <w:jc w:val="both"/>
        <w:rPr>
          <w:rFonts w:ascii="Arial Narrow" w:hAnsi="Arial Narrow" w:cs="Arial"/>
          <w:iCs/>
          <w:color w:val="4F81BD"/>
        </w:rPr>
      </w:pPr>
      <w:r w:rsidRPr="002F5811">
        <w:rPr>
          <w:rFonts w:ascii="Arial Narrow" w:hAnsi="Arial Narrow" w:cs="Arial"/>
          <w:iCs/>
          <w:color w:val="2E74B5" w:themeColor="accent1" w:themeShade="BF"/>
        </w:rPr>
        <w:t>[Incl</w:t>
      </w:r>
      <w:r w:rsidR="002054EB" w:rsidRPr="002F5811">
        <w:rPr>
          <w:rFonts w:ascii="Arial Narrow" w:hAnsi="Arial Narrow" w:cs="Arial"/>
          <w:iCs/>
          <w:color w:val="2E74B5" w:themeColor="accent1" w:themeShade="BF"/>
        </w:rPr>
        <w:t>uir</w:t>
      </w:r>
      <w:r w:rsidRPr="002F5811">
        <w:rPr>
          <w:rFonts w:ascii="Arial Narrow" w:hAnsi="Arial Narrow" w:cs="Arial"/>
          <w:iCs/>
          <w:color w:val="2E74B5" w:themeColor="accent1" w:themeShade="BF"/>
        </w:rPr>
        <w:t xml:space="preserve"> el diagrama de actores del sistema.</w:t>
      </w:r>
      <w:r w:rsidRPr="002F5811">
        <w:rPr>
          <w:rFonts w:ascii="Arial Narrow" w:hAnsi="Arial Narrow" w:cs="Arial"/>
          <w:iCs/>
          <w:color w:val="4F81BD"/>
        </w:rPr>
        <w:t>]</w:t>
      </w:r>
    </w:p>
    <w:p w14:paraId="49B9F797" w14:textId="77777777" w:rsidR="00D01E47" w:rsidRPr="002F5811" w:rsidRDefault="00D01E47" w:rsidP="00D01E47">
      <w:pPr>
        <w:rPr>
          <w:rFonts w:ascii="Arial Narrow" w:hAnsi="Arial Narrow"/>
          <w:lang w:eastAsia="es-CO"/>
        </w:rPr>
      </w:pPr>
    </w:p>
    <w:p w14:paraId="117163EB" w14:textId="187A8B0E" w:rsidR="00D01E47" w:rsidRPr="00712447" w:rsidRDefault="00D01E47" w:rsidP="00C30881">
      <w:pPr>
        <w:pStyle w:val="Ttulo2"/>
        <w:numPr>
          <w:ilvl w:val="1"/>
          <w:numId w:val="4"/>
        </w:numPr>
        <w:rPr>
          <w:rFonts w:ascii="Arial Narrow" w:hAnsi="Arial Narrow"/>
          <w:b/>
          <w:bCs/>
          <w:color w:val="000000" w:themeColor="text1"/>
          <w:sz w:val="22"/>
          <w:szCs w:val="22"/>
        </w:rPr>
      </w:pPr>
      <w:bookmarkStart w:id="7" w:name="_Toc46735791"/>
      <w:bookmarkStart w:id="8" w:name="_Toc49350813"/>
      <w:r w:rsidRPr="00712447">
        <w:rPr>
          <w:rFonts w:ascii="Arial Narrow" w:hAnsi="Arial Narrow"/>
          <w:b/>
          <w:bCs/>
          <w:color w:val="000000" w:themeColor="text1"/>
          <w:sz w:val="22"/>
          <w:szCs w:val="22"/>
        </w:rPr>
        <w:t>Descripción de Actores</w:t>
      </w:r>
      <w:bookmarkEnd w:id="7"/>
      <w:bookmarkEnd w:id="8"/>
    </w:p>
    <w:p w14:paraId="3035506F" w14:textId="01C75F48" w:rsidR="00D01E47" w:rsidRPr="002F5811" w:rsidRDefault="00D01E47" w:rsidP="00FE13AA">
      <w:pPr>
        <w:rPr>
          <w:rFonts w:ascii="Arial Narrow" w:hAnsi="Arial Narrow"/>
          <w:lang w:eastAsia="es-CO"/>
        </w:rPr>
      </w:pPr>
    </w:p>
    <w:p w14:paraId="47971D1D" w14:textId="7B1D6632" w:rsidR="00DE28DA" w:rsidRPr="002F5811" w:rsidRDefault="00DE28DA" w:rsidP="00DE28DA">
      <w:pPr>
        <w:spacing w:after="0" w:line="240" w:lineRule="auto"/>
        <w:jc w:val="both"/>
        <w:rPr>
          <w:rFonts w:ascii="Arial Narrow" w:hAnsi="Arial Narrow" w:cs="Arial"/>
          <w:iCs/>
          <w:color w:val="2E74B5" w:themeColor="accent1" w:themeShade="BF"/>
        </w:rPr>
      </w:pPr>
      <w:r w:rsidRPr="002F5811">
        <w:rPr>
          <w:rFonts w:ascii="Arial Narrow" w:hAnsi="Arial Narrow" w:cs="Arial"/>
          <w:iCs/>
          <w:color w:val="2E74B5" w:themeColor="accent1" w:themeShade="BF"/>
        </w:rPr>
        <w:t>[</w:t>
      </w:r>
      <w:r w:rsidR="00070114" w:rsidRPr="002F5811">
        <w:rPr>
          <w:rFonts w:ascii="Arial Narrow" w:hAnsi="Arial Narrow" w:cs="Arial"/>
          <w:iCs/>
          <w:color w:val="2E74B5" w:themeColor="accent1" w:themeShade="BF"/>
        </w:rPr>
        <w:t xml:space="preserve">Diligenciar </w:t>
      </w:r>
      <w:r w:rsidRPr="002F5811">
        <w:rPr>
          <w:rFonts w:ascii="Arial Narrow" w:hAnsi="Arial Narrow" w:cs="Arial"/>
          <w:iCs/>
          <w:color w:val="2E74B5" w:themeColor="accent1" w:themeShade="BF"/>
        </w:rPr>
        <w:t>la siguiente información para cada uno de los actores del sistema identificados.]</w:t>
      </w:r>
    </w:p>
    <w:p w14:paraId="51A1CF36" w14:textId="77777777" w:rsidR="00DE28DA" w:rsidRPr="002F5811" w:rsidRDefault="00DE28DA" w:rsidP="00FE13AA">
      <w:pPr>
        <w:rPr>
          <w:rFonts w:ascii="Arial Narrow" w:hAnsi="Arial Narrow"/>
          <w:lang w:eastAsia="es-CO"/>
        </w:rPr>
      </w:pPr>
    </w:p>
    <w:tbl>
      <w:tblPr>
        <w:tblStyle w:val="Tablaconcuadrcula4-nfasis5"/>
        <w:tblW w:w="8838" w:type="dxa"/>
        <w:tblLook w:val="0420" w:firstRow="1" w:lastRow="0" w:firstColumn="0" w:lastColumn="0" w:noHBand="0" w:noVBand="1"/>
      </w:tblPr>
      <w:tblGrid>
        <w:gridCol w:w="1991"/>
        <w:gridCol w:w="6847"/>
      </w:tblGrid>
      <w:tr w:rsidR="00D01E47" w:rsidRPr="002F5811" w14:paraId="41E3B2DD" w14:textId="77777777" w:rsidTr="0074106A">
        <w:trPr>
          <w:cnfStyle w:val="100000000000" w:firstRow="1" w:lastRow="0" w:firstColumn="0" w:lastColumn="0" w:oddVBand="0" w:evenVBand="0" w:oddHBand="0" w:evenHBand="0" w:firstRowFirstColumn="0" w:firstRowLastColumn="0" w:lastRowFirstColumn="0" w:lastRowLastColumn="0"/>
          <w:trHeight w:val="301"/>
        </w:trPr>
        <w:tc>
          <w:tcPr>
            <w:tcW w:w="1991" w:type="dxa"/>
            <w:tcBorders>
              <w:right w:val="single" w:sz="4" w:space="0" w:color="FFFFFF" w:themeColor="background1"/>
            </w:tcBorders>
            <w:vAlign w:val="center"/>
          </w:tcPr>
          <w:p w14:paraId="6118B5DA" w14:textId="4815DEDC" w:rsidR="00D01E47" w:rsidRPr="002F5811" w:rsidRDefault="00D01E47" w:rsidP="00E457BA">
            <w:pPr>
              <w:spacing w:after="0"/>
              <w:jc w:val="center"/>
              <w:rPr>
                <w:rFonts w:ascii="Arial Narrow" w:hAnsi="Arial Narrow" w:cs="Arial"/>
                <w:b w:val="0"/>
              </w:rPr>
            </w:pPr>
            <w:r w:rsidRPr="002F5811">
              <w:rPr>
                <w:rFonts w:ascii="Arial Narrow" w:hAnsi="Arial Narrow" w:cs="Arial"/>
              </w:rPr>
              <w:t>Nombre del Actor</w:t>
            </w:r>
          </w:p>
        </w:tc>
        <w:tc>
          <w:tcPr>
            <w:tcW w:w="6847" w:type="dxa"/>
            <w:tcBorders>
              <w:left w:val="single" w:sz="4" w:space="0" w:color="FFFFFF" w:themeColor="background1"/>
            </w:tcBorders>
            <w:vAlign w:val="center"/>
          </w:tcPr>
          <w:p w14:paraId="0C05498F" w14:textId="27E8236B" w:rsidR="00D01E47" w:rsidRPr="002F5811" w:rsidRDefault="00D01E47" w:rsidP="00E457BA">
            <w:pPr>
              <w:spacing w:after="0"/>
              <w:jc w:val="center"/>
              <w:rPr>
                <w:rFonts w:ascii="Arial Narrow" w:hAnsi="Arial Narrow" w:cs="Arial"/>
                <w:b w:val="0"/>
              </w:rPr>
            </w:pPr>
            <w:r w:rsidRPr="002F5811">
              <w:rPr>
                <w:rFonts w:ascii="Arial Narrow" w:hAnsi="Arial Narrow" w:cs="Arial"/>
              </w:rPr>
              <w:t>Descripción del Actor</w:t>
            </w:r>
          </w:p>
        </w:tc>
      </w:tr>
      <w:tr w:rsidR="00D01E47" w:rsidRPr="002F5811" w14:paraId="0B90B018" w14:textId="77777777" w:rsidTr="0074106A">
        <w:trPr>
          <w:cnfStyle w:val="000000100000" w:firstRow="0" w:lastRow="0" w:firstColumn="0" w:lastColumn="0" w:oddVBand="0" w:evenVBand="0" w:oddHBand="1" w:evenHBand="0" w:firstRowFirstColumn="0" w:firstRowLastColumn="0" w:lastRowFirstColumn="0" w:lastRowLastColumn="0"/>
          <w:trHeight w:val="1943"/>
        </w:trPr>
        <w:tc>
          <w:tcPr>
            <w:tcW w:w="1991" w:type="dxa"/>
            <w:vAlign w:val="center"/>
          </w:tcPr>
          <w:p w14:paraId="79C809A3" w14:textId="1430E672" w:rsidR="00D01E47" w:rsidRDefault="003B4D43" w:rsidP="00E457BA">
            <w:pPr>
              <w:pStyle w:val="AzulComentarios"/>
              <w:spacing w:before="0" w:after="0"/>
              <w:jc w:val="center"/>
              <w:rPr>
                <w:rFonts w:ascii="Arial Narrow" w:hAnsi="Arial Narrow"/>
                <w:b/>
                <w:bCs/>
              </w:rPr>
            </w:pPr>
            <w:r>
              <w:rPr>
                <w:rFonts w:ascii="Arial Narrow" w:hAnsi="Arial Narrow"/>
                <w:noProof/>
                <w:lang w:eastAsia="es-CO"/>
              </w:rPr>
              <w:drawing>
                <wp:anchor distT="0" distB="0" distL="114300" distR="114300" simplePos="0" relativeHeight="251659264" behindDoc="0" locked="0" layoutInCell="1" allowOverlap="1" wp14:anchorId="43F51C67" wp14:editId="11339220">
                  <wp:simplePos x="0" y="0"/>
                  <wp:positionH relativeFrom="column">
                    <wp:posOffset>48095</wp:posOffset>
                  </wp:positionH>
                  <wp:positionV relativeFrom="paragraph">
                    <wp:posOffset>133985</wp:posOffset>
                  </wp:positionV>
                  <wp:extent cx="985520" cy="923925"/>
                  <wp:effectExtent l="0" t="0" r="508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5520"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C5B4E" w14:textId="7BEED366" w:rsidR="003B4D43" w:rsidRPr="002F5811" w:rsidRDefault="003B4D43" w:rsidP="00E457BA">
            <w:pPr>
              <w:pStyle w:val="AzulComentarios"/>
              <w:spacing w:before="0" w:after="0"/>
              <w:jc w:val="center"/>
              <w:rPr>
                <w:rFonts w:ascii="Arial Narrow" w:hAnsi="Arial Narrow" w:cs="Arial"/>
              </w:rPr>
            </w:pPr>
          </w:p>
        </w:tc>
        <w:tc>
          <w:tcPr>
            <w:tcW w:w="6847" w:type="dxa"/>
            <w:vAlign w:val="center"/>
          </w:tcPr>
          <w:p w14:paraId="22ACB7E2" w14:textId="3E73449F" w:rsidR="00D01E47" w:rsidRPr="002F5811" w:rsidRDefault="00D01E47" w:rsidP="00D01E47">
            <w:pPr>
              <w:spacing w:after="0" w:line="240" w:lineRule="auto"/>
              <w:jc w:val="both"/>
              <w:rPr>
                <w:rFonts w:ascii="Arial Narrow" w:hAnsi="Arial Narrow" w:cs="Arial"/>
                <w:iCs/>
                <w:color w:val="4F81BD"/>
              </w:rPr>
            </w:pPr>
            <w:r w:rsidRPr="002F5811">
              <w:rPr>
                <w:rFonts w:ascii="Arial Narrow" w:hAnsi="Arial Narrow" w:cs="Arial"/>
                <w:iCs/>
                <w:color w:val="2E74B5" w:themeColor="accent1" w:themeShade="BF"/>
              </w:rPr>
              <w:t>[Registr</w:t>
            </w:r>
            <w:r w:rsidR="002054EB" w:rsidRPr="002F5811">
              <w:rPr>
                <w:rFonts w:ascii="Arial Narrow" w:hAnsi="Arial Narrow" w:cs="Arial"/>
                <w:iCs/>
                <w:color w:val="2E74B5" w:themeColor="accent1" w:themeShade="BF"/>
              </w:rPr>
              <w:t>ar</w:t>
            </w:r>
            <w:r w:rsidRPr="002F5811">
              <w:rPr>
                <w:rFonts w:ascii="Arial Narrow" w:hAnsi="Arial Narrow" w:cs="Arial"/>
                <w:iCs/>
                <w:color w:val="2E74B5" w:themeColor="accent1" w:themeShade="BF"/>
              </w:rPr>
              <w:t xml:space="preserve"> la descripción general del actor incluyendo sus responsabilidades.</w:t>
            </w:r>
            <w:r w:rsidRPr="002F5811">
              <w:rPr>
                <w:rFonts w:ascii="Arial Narrow" w:hAnsi="Arial Narrow" w:cs="Arial"/>
                <w:iCs/>
                <w:color w:val="4F81BD"/>
              </w:rPr>
              <w:t>]</w:t>
            </w:r>
          </w:p>
          <w:p w14:paraId="64F7A563" w14:textId="1191D533" w:rsidR="00D01E47" w:rsidRPr="00DA674B" w:rsidRDefault="00D01E47" w:rsidP="00E457BA">
            <w:pPr>
              <w:pStyle w:val="AzulComentarios"/>
              <w:spacing w:before="0" w:after="0"/>
              <w:rPr>
                <w:rFonts w:ascii="Arial Narrow" w:hAnsi="Arial Narrow" w:cs="Arial"/>
                <w:color w:val="auto"/>
                <w:lang w:val="es-CO"/>
              </w:rPr>
            </w:pPr>
          </w:p>
        </w:tc>
      </w:tr>
      <w:tr w:rsidR="00DE28DA" w:rsidRPr="002F5811" w14:paraId="3425750A" w14:textId="77777777" w:rsidTr="0074106A">
        <w:trPr>
          <w:trHeight w:val="1943"/>
        </w:trPr>
        <w:tc>
          <w:tcPr>
            <w:tcW w:w="1991" w:type="dxa"/>
            <w:vAlign w:val="center"/>
          </w:tcPr>
          <w:p w14:paraId="5188B848" w14:textId="7E5693D4" w:rsidR="00DE28DA" w:rsidRPr="002F5811" w:rsidRDefault="00DE28DA" w:rsidP="00E457BA">
            <w:pPr>
              <w:pStyle w:val="AzulComentarios"/>
              <w:spacing w:before="0" w:after="0"/>
              <w:jc w:val="center"/>
              <w:rPr>
                <w:rFonts w:ascii="Arial Narrow" w:hAnsi="Arial Narrow"/>
              </w:rPr>
            </w:pPr>
          </w:p>
        </w:tc>
        <w:tc>
          <w:tcPr>
            <w:tcW w:w="6847" w:type="dxa"/>
            <w:vAlign w:val="center"/>
          </w:tcPr>
          <w:p w14:paraId="05128FDB" w14:textId="77777777" w:rsidR="00DE28DA" w:rsidRPr="002F5811" w:rsidRDefault="00DE28DA" w:rsidP="00D01E47">
            <w:pPr>
              <w:spacing w:after="0" w:line="240" w:lineRule="auto"/>
              <w:jc w:val="both"/>
              <w:rPr>
                <w:rFonts w:ascii="Arial Narrow" w:hAnsi="Arial Narrow" w:cs="Arial"/>
                <w:iCs/>
                <w:color w:val="2E74B5" w:themeColor="accent1" w:themeShade="BF"/>
              </w:rPr>
            </w:pPr>
          </w:p>
        </w:tc>
      </w:tr>
    </w:tbl>
    <w:p w14:paraId="2364DAB2" w14:textId="2EC9D33C" w:rsidR="00D01E47" w:rsidRPr="002F5811" w:rsidRDefault="00D01E47" w:rsidP="00FE13AA">
      <w:pPr>
        <w:rPr>
          <w:rFonts w:ascii="Arial Narrow" w:hAnsi="Arial Narrow"/>
          <w:lang w:eastAsia="es-CO"/>
        </w:rPr>
      </w:pPr>
    </w:p>
    <w:p w14:paraId="0FB97B91" w14:textId="59C62A30" w:rsidR="00070114" w:rsidRPr="002F5811" w:rsidRDefault="00070114" w:rsidP="00FE13AA">
      <w:pPr>
        <w:rPr>
          <w:rFonts w:ascii="Arial Narrow" w:hAnsi="Arial Narrow"/>
          <w:lang w:eastAsia="es-CO"/>
        </w:rPr>
      </w:pPr>
    </w:p>
    <w:p w14:paraId="224D5C57" w14:textId="027F2EBF" w:rsidR="00070114" w:rsidRPr="002F5811" w:rsidRDefault="00070114" w:rsidP="00FE13AA">
      <w:pPr>
        <w:rPr>
          <w:rFonts w:ascii="Arial Narrow" w:hAnsi="Arial Narrow"/>
          <w:lang w:eastAsia="es-CO"/>
        </w:rPr>
      </w:pPr>
    </w:p>
    <w:p w14:paraId="64310FE7" w14:textId="05367BD2" w:rsidR="00070114" w:rsidRDefault="00070114" w:rsidP="00FE13AA">
      <w:pPr>
        <w:rPr>
          <w:rFonts w:ascii="Arial Narrow" w:hAnsi="Arial Narrow"/>
          <w:lang w:eastAsia="es-CO"/>
        </w:rPr>
      </w:pPr>
    </w:p>
    <w:p w14:paraId="1638D0CD" w14:textId="77777777" w:rsidR="00764EFB" w:rsidRDefault="00764EFB" w:rsidP="00FE13AA">
      <w:pPr>
        <w:rPr>
          <w:rFonts w:ascii="Arial Narrow" w:hAnsi="Arial Narrow"/>
          <w:lang w:eastAsia="es-CO"/>
        </w:rPr>
      </w:pPr>
    </w:p>
    <w:p w14:paraId="36323DE3" w14:textId="77777777" w:rsidR="00E617DA" w:rsidRPr="002F5811" w:rsidRDefault="00E617DA" w:rsidP="00FE13AA">
      <w:pPr>
        <w:rPr>
          <w:rFonts w:ascii="Arial Narrow" w:hAnsi="Arial Narrow"/>
          <w:lang w:eastAsia="es-CO"/>
        </w:rPr>
      </w:pPr>
    </w:p>
    <w:p w14:paraId="168D873F" w14:textId="6995D595" w:rsidR="00070114" w:rsidRPr="002F5811" w:rsidRDefault="00070114" w:rsidP="00FE13AA">
      <w:pPr>
        <w:rPr>
          <w:rFonts w:ascii="Arial Narrow" w:hAnsi="Arial Narrow"/>
          <w:lang w:eastAsia="es-CO"/>
        </w:rPr>
      </w:pPr>
    </w:p>
    <w:p w14:paraId="342F9FD4" w14:textId="5F474411" w:rsidR="00070114" w:rsidRPr="002F5811" w:rsidRDefault="00070114" w:rsidP="00FE13AA">
      <w:pPr>
        <w:rPr>
          <w:rFonts w:ascii="Arial Narrow" w:hAnsi="Arial Narrow"/>
          <w:lang w:eastAsia="es-CO"/>
        </w:rPr>
      </w:pPr>
    </w:p>
    <w:p w14:paraId="3646C10F" w14:textId="3870F832" w:rsidR="00865560" w:rsidRPr="00712447" w:rsidRDefault="00D01E47" w:rsidP="00712447">
      <w:pPr>
        <w:pStyle w:val="Ttulo1"/>
        <w:numPr>
          <w:ilvl w:val="0"/>
          <w:numId w:val="1"/>
        </w:numPr>
        <w:ind w:left="220"/>
        <w:rPr>
          <w:rFonts w:ascii="Arial Narrow" w:hAnsi="Arial Narrow"/>
          <w:sz w:val="22"/>
          <w:szCs w:val="22"/>
          <w:lang w:val="es-CO"/>
        </w:rPr>
      </w:pPr>
      <w:bookmarkStart w:id="9" w:name="_Toc46735792"/>
      <w:bookmarkStart w:id="10" w:name="_Toc49350814"/>
      <w:bookmarkStart w:id="11" w:name="_Toc370466191"/>
      <w:r w:rsidRPr="00712447">
        <w:rPr>
          <w:rFonts w:ascii="Arial Narrow" w:hAnsi="Arial Narrow"/>
          <w:sz w:val="22"/>
          <w:szCs w:val="22"/>
          <w:lang w:val="es-CO"/>
        </w:rPr>
        <w:lastRenderedPageBreak/>
        <w:t>MATRIZ DE TRAZABILIDAD DE REQUERIMIENTOS</w:t>
      </w:r>
      <w:r w:rsidR="009B14D1" w:rsidRPr="00712447">
        <w:rPr>
          <w:rFonts w:ascii="Arial Narrow" w:hAnsi="Arial Narrow"/>
          <w:sz w:val="22"/>
          <w:szCs w:val="22"/>
          <w:lang w:val="es-CO"/>
        </w:rPr>
        <w:t xml:space="preserve"> FUNCIONALES</w:t>
      </w:r>
      <w:bookmarkEnd w:id="9"/>
      <w:bookmarkEnd w:id="10"/>
    </w:p>
    <w:p w14:paraId="53692787" w14:textId="69E0645C" w:rsidR="00865560" w:rsidRPr="00E5429D" w:rsidRDefault="00865560" w:rsidP="00865560">
      <w:pPr>
        <w:spacing w:after="0" w:line="240" w:lineRule="auto"/>
        <w:rPr>
          <w:rFonts w:ascii="Arial Narrow" w:hAnsi="Arial Narrow" w:cs="Arial"/>
          <w:b/>
        </w:rPr>
      </w:pPr>
    </w:p>
    <w:p w14:paraId="4EDBB890" w14:textId="71F54C7A" w:rsidR="00D01E47" w:rsidRDefault="00FE464B" w:rsidP="00070114">
      <w:pPr>
        <w:spacing w:after="0"/>
        <w:jc w:val="both"/>
        <w:rPr>
          <w:rFonts w:ascii="Arial Narrow" w:hAnsi="Arial Narrow" w:cs="Arial"/>
          <w:iCs/>
          <w:color w:val="4F81BD"/>
        </w:rPr>
      </w:pPr>
      <w:r w:rsidRPr="00E5429D">
        <w:rPr>
          <w:rFonts w:ascii="Arial Narrow" w:hAnsi="Arial Narrow" w:cs="Arial"/>
          <w:iCs/>
          <w:color w:val="2E74B5" w:themeColor="accent1" w:themeShade="BF"/>
        </w:rPr>
        <w:t xml:space="preserve">[Listar </w:t>
      </w:r>
      <w:r w:rsidR="00070114">
        <w:rPr>
          <w:rFonts w:ascii="Arial Narrow" w:hAnsi="Arial Narrow" w:cs="Arial"/>
          <w:iCs/>
          <w:color w:val="2E74B5" w:themeColor="accent1" w:themeShade="BF"/>
        </w:rPr>
        <w:t>la relación entre los requerimientos funcionales relacionados en el documento Formato de Especificación de Requerimientos de Alto Nivel y cada un</w:t>
      </w:r>
      <w:r w:rsidR="000E4175">
        <w:rPr>
          <w:rFonts w:ascii="Arial Narrow" w:hAnsi="Arial Narrow" w:cs="Arial"/>
          <w:iCs/>
          <w:color w:val="2E74B5" w:themeColor="accent1" w:themeShade="BF"/>
        </w:rPr>
        <w:t xml:space="preserve">o </w:t>
      </w:r>
      <w:r w:rsidR="00070114">
        <w:rPr>
          <w:rFonts w:ascii="Arial Narrow" w:hAnsi="Arial Narrow" w:cs="Arial"/>
          <w:iCs/>
          <w:color w:val="2E74B5" w:themeColor="accent1" w:themeShade="BF"/>
        </w:rPr>
        <w:t>de l</w:t>
      </w:r>
      <w:r w:rsidR="000E4175">
        <w:rPr>
          <w:rFonts w:ascii="Arial Narrow" w:hAnsi="Arial Narrow" w:cs="Arial"/>
          <w:iCs/>
          <w:color w:val="2E74B5" w:themeColor="accent1" w:themeShade="BF"/>
        </w:rPr>
        <w:t>o</w:t>
      </w:r>
      <w:r w:rsidR="00070114">
        <w:rPr>
          <w:rFonts w:ascii="Arial Narrow" w:hAnsi="Arial Narrow" w:cs="Arial"/>
          <w:iCs/>
          <w:color w:val="2E74B5" w:themeColor="accent1" w:themeShade="BF"/>
        </w:rPr>
        <w:t xml:space="preserve">s </w:t>
      </w:r>
      <w:r w:rsidR="000E4175">
        <w:rPr>
          <w:rFonts w:ascii="Arial Narrow" w:hAnsi="Arial Narrow" w:cs="Arial"/>
          <w:iCs/>
          <w:color w:val="2E74B5" w:themeColor="accent1" w:themeShade="BF"/>
        </w:rPr>
        <w:t>casos de uso</w:t>
      </w:r>
      <w:r w:rsidR="00070114">
        <w:rPr>
          <w:rFonts w:ascii="Arial Narrow" w:hAnsi="Arial Narrow" w:cs="Arial"/>
          <w:iCs/>
          <w:color w:val="2E74B5" w:themeColor="accent1" w:themeShade="BF"/>
        </w:rPr>
        <w:t xml:space="preserve"> que serán elaboradas para dar solución al requerimiento.</w:t>
      </w:r>
      <w:r w:rsidR="007011A2" w:rsidRPr="00E5429D">
        <w:rPr>
          <w:rFonts w:ascii="Arial Narrow" w:hAnsi="Arial Narrow" w:cs="Arial"/>
          <w:iCs/>
          <w:color w:val="4F81BD"/>
        </w:rPr>
        <w:t>]</w:t>
      </w:r>
    </w:p>
    <w:p w14:paraId="6BF143FA" w14:textId="77777777" w:rsidR="00D01E47" w:rsidRPr="005F4FA7" w:rsidRDefault="00D01E47" w:rsidP="00D01E47">
      <w:pPr>
        <w:spacing w:after="0"/>
        <w:rPr>
          <w:rFonts w:cs="Arial"/>
        </w:rPr>
      </w:pPr>
    </w:p>
    <w:tbl>
      <w:tblPr>
        <w:tblStyle w:val="Tablaconcuadrcula4-nfasis5"/>
        <w:tblW w:w="8846" w:type="dxa"/>
        <w:tblLook w:val="0420" w:firstRow="1" w:lastRow="0" w:firstColumn="0" w:lastColumn="0" w:noHBand="0" w:noVBand="1"/>
      </w:tblPr>
      <w:tblGrid>
        <w:gridCol w:w="2873"/>
        <w:gridCol w:w="1412"/>
        <w:gridCol w:w="4561"/>
      </w:tblGrid>
      <w:tr w:rsidR="00365AAA" w:rsidRPr="005F4FA7" w14:paraId="0EAE2569" w14:textId="77777777" w:rsidTr="0074106A">
        <w:trPr>
          <w:cnfStyle w:val="100000000000" w:firstRow="1" w:lastRow="0" w:firstColumn="0" w:lastColumn="0" w:oddVBand="0" w:evenVBand="0" w:oddHBand="0" w:evenHBand="0" w:firstRowFirstColumn="0" w:firstRowLastColumn="0" w:lastRowFirstColumn="0" w:lastRowLastColumn="0"/>
          <w:trHeight w:val="317"/>
        </w:trPr>
        <w:tc>
          <w:tcPr>
            <w:tcW w:w="2873" w:type="dxa"/>
            <w:tcBorders>
              <w:right w:val="single" w:sz="4" w:space="0" w:color="FFFFFF" w:themeColor="background1"/>
            </w:tcBorders>
            <w:vAlign w:val="center"/>
          </w:tcPr>
          <w:p w14:paraId="3514BBAA" w14:textId="436CCF0A" w:rsidR="00365AAA" w:rsidRPr="009B14D1" w:rsidRDefault="00365AAA" w:rsidP="00365AAA">
            <w:pPr>
              <w:spacing w:after="0"/>
              <w:jc w:val="center"/>
              <w:rPr>
                <w:rFonts w:ascii="Arial Narrow" w:hAnsi="Arial Narrow" w:cs="Arial"/>
                <w:b w:val="0"/>
              </w:rPr>
            </w:pPr>
            <w:bookmarkStart w:id="12" w:name="_Hlk46504967"/>
            <w:r w:rsidRPr="009B14D1">
              <w:rPr>
                <w:rFonts w:ascii="Arial Narrow" w:hAnsi="Arial Narrow" w:cs="Arial"/>
              </w:rPr>
              <w:t>REQUERIMIENTO FUNCIONAL</w:t>
            </w:r>
          </w:p>
        </w:tc>
        <w:tc>
          <w:tcPr>
            <w:tcW w:w="1412" w:type="dxa"/>
            <w:tcBorders>
              <w:left w:val="single" w:sz="4" w:space="0" w:color="FFFFFF" w:themeColor="background1"/>
              <w:right w:val="single" w:sz="4" w:space="0" w:color="FFFFFF" w:themeColor="background1"/>
            </w:tcBorders>
            <w:vAlign w:val="center"/>
          </w:tcPr>
          <w:p w14:paraId="7C4417D6" w14:textId="519BB39D" w:rsidR="00365AAA" w:rsidRPr="009B14D1" w:rsidRDefault="00365AAA" w:rsidP="00365AAA">
            <w:pPr>
              <w:spacing w:after="0"/>
              <w:jc w:val="center"/>
              <w:rPr>
                <w:rFonts w:ascii="Arial Narrow" w:hAnsi="Arial Narrow" w:cs="Arial"/>
                <w:b w:val="0"/>
              </w:rPr>
            </w:pPr>
            <w:r w:rsidRPr="009B14D1">
              <w:rPr>
                <w:rFonts w:ascii="Arial Narrow" w:hAnsi="Arial Narrow" w:cs="Arial"/>
              </w:rPr>
              <w:t>ID</w:t>
            </w:r>
            <w:r>
              <w:rPr>
                <w:rFonts w:ascii="Arial Narrow" w:hAnsi="Arial Narrow" w:cs="Arial"/>
              </w:rPr>
              <w:t>_</w:t>
            </w:r>
            <w:r w:rsidR="00492CA6">
              <w:rPr>
                <w:rFonts w:ascii="Arial Narrow" w:hAnsi="Arial Narrow" w:cs="Arial"/>
              </w:rPr>
              <w:t>C</w:t>
            </w:r>
            <w:r w:rsidR="00962A54">
              <w:rPr>
                <w:rFonts w:ascii="Arial Narrow" w:hAnsi="Arial Narrow" w:cs="Arial"/>
              </w:rPr>
              <w:t>aso de Uso</w:t>
            </w:r>
          </w:p>
        </w:tc>
        <w:tc>
          <w:tcPr>
            <w:tcW w:w="4561" w:type="dxa"/>
            <w:tcBorders>
              <w:left w:val="single" w:sz="4" w:space="0" w:color="FFFFFF" w:themeColor="background1"/>
            </w:tcBorders>
            <w:vAlign w:val="center"/>
          </w:tcPr>
          <w:p w14:paraId="3AE195A7" w14:textId="1A910447" w:rsidR="00365AAA" w:rsidRPr="009B14D1" w:rsidRDefault="00962A54" w:rsidP="00365AAA">
            <w:pPr>
              <w:spacing w:after="0"/>
              <w:jc w:val="center"/>
              <w:rPr>
                <w:rFonts w:ascii="Arial Narrow" w:hAnsi="Arial Narrow" w:cs="Arial"/>
                <w:b w:val="0"/>
              </w:rPr>
            </w:pPr>
            <w:r>
              <w:rPr>
                <w:rFonts w:ascii="Arial Narrow" w:hAnsi="Arial Narrow" w:cs="Arial"/>
              </w:rPr>
              <w:t>Nombre del Caso de Uso</w:t>
            </w:r>
          </w:p>
        </w:tc>
      </w:tr>
      <w:tr w:rsidR="00DE6EC2" w:rsidRPr="005F4FA7" w14:paraId="0A1D7DE1" w14:textId="77777777" w:rsidTr="0074106A">
        <w:trPr>
          <w:cnfStyle w:val="000000100000" w:firstRow="0" w:lastRow="0" w:firstColumn="0" w:lastColumn="0" w:oddVBand="0" w:evenVBand="0" w:oddHBand="1" w:evenHBand="0" w:firstRowFirstColumn="0" w:firstRowLastColumn="0" w:lastRowFirstColumn="0" w:lastRowLastColumn="0"/>
          <w:trHeight w:val="317"/>
        </w:trPr>
        <w:tc>
          <w:tcPr>
            <w:tcW w:w="2873" w:type="dxa"/>
            <w:vMerge w:val="restart"/>
            <w:vAlign w:val="center"/>
          </w:tcPr>
          <w:p w14:paraId="2647F552" w14:textId="4DB7F277" w:rsidR="00DE6EC2" w:rsidRPr="00DE6EC2" w:rsidRDefault="00DE6EC2" w:rsidP="00365AAA">
            <w:pPr>
              <w:spacing w:after="0"/>
              <w:jc w:val="center"/>
              <w:rPr>
                <w:rFonts w:ascii="Arial Narrow" w:hAnsi="Arial Narrow" w:cs="Arial"/>
                <w:b/>
                <w:bCs/>
                <w:iCs/>
                <w:color w:val="2E74B5" w:themeColor="accent1" w:themeShade="BF"/>
              </w:rPr>
            </w:pPr>
            <w:r w:rsidRPr="00DE6EC2">
              <w:rPr>
                <w:rFonts w:ascii="Arial Narrow" w:hAnsi="Arial Narrow" w:cs="Arial"/>
                <w:color w:val="4472C4" w:themeColor="accent5"/>
              </w:rPr>
              <w:t>[RF-&lt;0X&gt; &lt;Nombre del Requerimiento&gt;]</w:t>
            </w:r>
          </w:p>
        </w:tc>
        <w:tc>
          <w:tcPr>
            <w:tcW w:w="1412" w:type="dxa"/>
            <w:vAlign w:val="center"/>
          </w:tcPr>
          <w:p w14:paraId="630CE241" w14:textId="2D5D5BC5" w:rsidR="00DE6EC2" w:rsidRPr="002054EB" w:rsidRDefault="00DE6EC2" w:rsidP="00365AAA">
            <w:pPr>
              <w:spacing w:after="0"/>
              <w:jc w:val="center"/>
              <w:rPr>
                <w:rFonts w:ascii="Arial Narrow" w:hAnsi="Arial Narrow" w:cs="Arial"/>
                <w:iCs/>
                <w:color w:val="2E74B5" w:themeColor="accent1" w:themeShade="BF"/>
              </w:rPr>
            </w:pPr>
            <w:r>
              <w:rPr>
                <w:rFonts w:ascii="Arial Narrow" w:hAnsi="Arial Narrow" w:cs="Arial"/>
                <w:iCs/>
                <w:color w:val="2E74B5" w:themeColor="accent1" w:themeShade="BF"/>
              </w:rPr>
              <w:t>CU</w:t>
            </w:r>
            <w:r w:rsidRPr="002054EB">
              <w:rPr>
                <w:rFonts w:ascii="Arial Narrow" w:hAnsi="Arial Narrow" w:cs="Arial"/>
                <w:iCs/>
                <w:color w:val="2E74B5" w:themeColor="accent1" w:themeShade="BF"/>
              </w:rPr>
              <w:t>00X</w:t>
            </w:r>
          </w:p>
        </w:tc>
        <w:tc>
          <w:tcPr>
            <w:tcW w:w="4561" w:type="dxa"/>
            <w:vAlign w:val="center"/>
          </w:tcPr>
          <w:p w14:paraId="070B37DF" w14:textId="24D61B56" w:rsidR="00DE6EC2" w:rsidRPr="002054EB" w:rsidRDefault="00DE6EC2" w:rsidP="00962A54">
            <w:pPr>
              <w:spacing w:after="0"/>
              <w:jc w:val="center"/>
              <w:rPr>
                <w:rFonts w:ascii="Arial Narrow" w:hAnsi="Arial Narrow" w:cs="Arial"/>
                <w:iCs/>
                <w:color w:val="2E74B5" w:themeColor="accent1" w:themeShade="BF"/>
              </w:rPr>
            </w:pPr>
            <w:r w:rsidRPr="002054EB">
              <w:rPr>
                <w:rFonts w:ascii="Arial Narrow" w:hAnsi="Arial Narrow" w:cs="Arial"/>
                <w:iCs/>
                <w:color w:val="2E74B5" w:themeColor="accent1" w:themeShade="BF"/>
              </w:rPr>
              <w:t xml:space="preserve">[Incluir el </w:t>
            </w:r>
            <w:r>
              <w:rPr>
                <w:rFonts w:ascii="Arial Narrow" w:hAnsi="Arial Narrow" w:cs="Arial"/>
                <w:iCs/>
                <w:color w:val="2E74B5" w:themeColor="accent1" w:themeShade="BF"/>
              </w:rPr>
              <w:t>nombre del caso de uso</w:t>
            </w:r>
            <w:r w:rsidRPr="00962A54">
              <w:rPr>
                <w:rFonts w:ascii="Arial Narrow" w:hAnsi="Arial Narrow" w:cs="Arial"/>
                <w:iCs/>
                <w:color w:val="2E74B5" w:themeColor="accent1" w:themeShade="BF"/>
              </w:rPr>
              <w:t>.]</w:t>
            </w:r>
          </w:p>
        </w:tc>
      </w:tr>
      <w:tr w:rsidR="00DE6EC2" w:rsidRPr="005F4FA7" w14:paraId="691D4BFA" w14:textId="77777777" w:rsidTr="0074106A">
        <w:trPr>
          <w:trHeight w:val="317"/>
        </w:trPr>
        <w:tc>
          <w:tcPr>
            <w:tcW w:w="2873" w:type="dxa"/>
            <w:vMerge/>
            <w:vAlign w:val="center"/>
          </w:tcPr>
          <w:p w14:paraId="610E7767" w14:textId="77777777" w:rsidR="00DE6EC2" w:rsidRPr="00DE6EC2" w:rsidRDefault="00DE6EC2" w:rsidP="00365AAA">
            <w:pPr>
              <w:spacing w:after="0"/>
              <w:jc w:val="center"/>
              <w:rPr>
                <w:rFonts w:ascii="Arial Narrow" w:hAnsi="Arial Narrow" w:cs="Arial"/>
                <w:b/>
                <w:bCs/>
                <w:color w:val="4472C4" w:themeColor="accent5"/>
              </w:rPr>
            </w:pPr>
          </w:p>
        </w:tc>
        <w:tc>
          <w:tcPr>
            <w:tcW w:w="1412" w:type="dxa"/>
            <w:vAlign w:val="center"/>
          </w:tcPr>
          <w:p w14:paraId="0307A2E8" w14:textId="77777777" w:rsidR="00DE6EC2" w:rsidRPr="002054EB" w:rsidRDefault="00DE6EC2" w:rsidP="00365AAA">
            <w:pPr>
              <w:spacing w:after="0"/>
              <w:jc w:val="center"/>
              <w:rPr>
                <w:rFonts w:ascii="Arial Narrow" w:hAnsi="Arial Narrow" w:cs="Arial"/>
                <w:iCs/>
                <w:color w:val="2E74B5" w:themeColor="accent1" w:themeShade="BF"/>
              </w:rPr>
            </w:pPr>
          </w:p>
        </w:tc>
        <w:tc>
          <w:tcPr>
            <w:tcW w:w="4561" w:type="dxa"/>
            <w:vAlign w:val="center"/>
          </w:tcPr>
          <w:p w14:paraId="570154C1" w14:textId="77777777" w:rsidR="00DE6EC2" w:rsidRPr="002054EB" w:rsidRDefault="00DE6EC2" w:rsidP="00365AAA">
            <w:pPr>
              <w:pStyle w:val="NormalWeb"/>
              <w:shd w:val="clear" w:color="auto" w:fill="FFFFFF"/>
              <w:spacing w:before="270" w:beforeAutospacing="0" w:after="0" w:afterAutospacing="0"/>
              <w:jc w:val="both"/>
              <w:rPr>
                <w:rFonts w:ascii="Arial Narrow" w:hAnsi="Arial Narrow" w:cs="Arial"/>
                <w:iCs/>
                <w:color w:val="2E74B5" w:themeColor="accent1" w:themeShade="BF"/>
                <w:sz w:val="22"/>
                <w:szCs w:val="22"/>
              </w:rPr>
            </w:pPr>
          </w:p>
        </w:tc>
      </w:tr>
      <w:tr w:rsidR="00DE6EC2" w:rsidRPr="005F4FA7" w14:paraId="58FDABFD" w14:textId="77777777" w:rsidTr="0074106A">
        <w:trPr>
          <w:cnfStyle w:val="000000100000" w:firstRow="0" w:lastRow="0" w:firstColumn="0" w:lastColumn="0" w:oddVBand="0" w:evenVBand="0" w:oddHBand="1" w:evenHBand="0" w:firstRowFirstColumn="0" w:firstRowLastColumn="0" w:lastRowFirstColumn="0" w:lastRowLastColumn="0"/>
          <w:trHeight w:val="317"/>
        </w:trPr>
        <w:tc>
          <w:tcPr>
            <w:tcW w:w="2873" w:type="dxa"/>
            <w:vMerge w:val="restart"/>
            <w:shd w:val="clear" w:color="auto" w:fill="FFFFFF" w:themeFill="background1"/>
            <w:vAlign w:val="center"/>
          </w:tcPr>
          <w:p w14:paraId="7553F70D" w14:textId="24DD957A" w:rsidR="00DE6EC2" w:rsidRPr="00DE6EC2" w:rsidRDefault="00DE6EC2" w:rsidP="00DE6EC2">
            <w:pPr>
              <w:spacing w:after="0"/>
              <w:jc w:val="center"/>
              <w:rPr>
                <w:rFonts w:ascii="Arial Narrow" w:hAnsi="Arial Narrow" w:cs="Arial"/>
                <w:b/>
                <w:bCs/>
                <w:color w:val="4472C4" w:themeColor="accent5"/>
              </w:rPr>
            </w:pPr>
            <w:r w:rsidRPr="00DE6EC2">
              <w:rPr>
                <w:rFonts w:ascii="Arial Narrow" w:hAnsi="Arial Narrow" w:cs="Arial"/>
                <w:color w:val="4472C4" w:themeColor="accent5"/>
              </w:rPr>
              <w:t>[RF-&lt;0X&gt; &lt;Nombre del Requerimiento&gt;]</w:t>
            </w:r>
          </w:p>
        </w:tc>
        <w:tc>
          <w:tcPr>
            <w:tcW w:w="1412" w:type="dxa"/>
            <w:vAlign w:val="center"/>
          </w:tcPr>
          <w:p w14:paraId="3139A78F" w14:textId="0F6539FE" w:rsidR="00DE6EC2" w:rsidRPr="002054EB" w:rsidRDefault="00DE6EC2" w:rsidP="00DE6EC2">
            <w:pPr>
              <w:spacing w:after="0"/>
              <w:jc w:val="center"/>
              <w:rPr>
                <w:rFonts w:ascii="Arial Narrow" w:hAnsi="Arial Narrow" w:cs="Arial"/>
                <w:iCs/>
                <w:color w:val="2E74B5" w:themeColor="accent1" w:themeShade="BF"/>
              </w:rPr>
            </w:pPr>
            <w:r>
              <w:rPr>
                <w:rFonts w:ascii="Arial Narrow" w:hAnsi="Arial Narrow" w:cs="Arial"/>
                <w:iCs/>
                <w:color w:val="2E74B5" w:themeColor="accent1" w:themeShade="BF"/>
              </w:rPr>
              <w:t>CU</w:t>
            </w:r>
            <w:r w:rsidRPr="002054EB">
              <w:rPr>
                <w:rFonts w:ascii="Arial Narrow" w:hAnsi="Arial Narrow" w:cs="Arial"/>
                <w:iCs/>
                <w:color w:val="2E74B5" w:themeColor="accent1" w:themeShade="BF"/>
              </w:rPr>
              <w:t>00X</w:t>
            </w:r>
          </w:p>
        </w:tc>
        <w:tc>
          <w:tcPr>
            <w:tcW w:w="4561" w:type="dxa"/>
            <w:vAlign w:val="center"/>
          </w:tcPr>
          <w:p w14:paraId="0BDDD9EA" w14:textId="396E8185" w:rsidR="00DE6EC2" w:rsidRPr="002054EB" w:rsidRDefault="00DE6EC2" w:rsidP="00DE6EC2">
            <w:pPr>
              <w:spacing w:after="0"/>
              <w:jc w:val="center"/>
              <w:rPr>
                <w:rFonts w:ascii="Arial Narrow" w:hAnsi="Arial Narrow" w:cs="Arial"/>
                <w:iCs/>
                <w:color w:val="2E74B5" w:themeColor="accent1" w:themeShade="BF"/>
              </w:rPr>
            </w:pPr>
            <w:r w:rsidRPr="002054EB">
              <w:rPr>
                <w:rFonts w:ascii="Arial Narrow" w:hAnsi="Arial Narrow" w:cs="Arial"/>
                <w:iCs/>
                <w:color w:val="2E74B5" w:themeColor="accent1" w:themeShade="BF"/>
              </w:rPr>
              <w:t xml:space="preserve">[Incluir el </w:t>
            </w:r>
            <w:r>
              <w:rPr>
                <w:rFonts w:ascii="Arial Narrow" w:hAnsi="Arial Narrow" w:cs="Arial"/>
                <w:iCs/>
                <w:color w:val="2E74B5" w:themeColor="accent1" w:themeShade="BF"/>
              </w:rPr>
              <w:t>nombre del caso de uso</w:t>
            </w:r>
            <w:r w:rsidRPr="00962A54">
              <w:rPr>
                <w:rFonts w:ascii="Arial Narrow" w:hAnsi="Arial Narrow" w:cs="Arial"/>
                <w:iCs/>
                <w:color w:val="2E74B5" w:themeColor="accent1" w:themeShade="BF"/>
              </w:rPr>
              <w:t>.]</w:t>
            </w:r>
          </w:p>
        </w:tc>
      </w:tr>
      <w:tr w:rsidR="00DE6EC2" w:rsidRPr="005F4FA7" w14:paraId="1F7A2FCD" w14:textId="77777777" w:rsidTr="0074106A">
        <w:trPr>
          <w:trHeight w:val="317"/>
        </w:trPr>
        <w:tc>
          <w:tcPr>
            <w:tcW w:w="2873" w:type="dxa"/>
            <w:vMerge/>
            <w:shd w:val="clear" w:color="auto" w:fill="FFFFFF" w:themeFill="background1"/>
            <w:vAlign w:val="center"/>
          </w:tcPr>
          <w:p w14:paraId="37BD2B82" w14:textId="77777777" w:rsidR="00DE6EC2" w:rsidRPr="002054EB" w:rsidRDefault="00DE6EC2" w:rsidP="00DE6EC2">
            <w:pPr>
              <w:spacing w:after="0"/>
              <w:jc w:val="center"/>
              <w:rPr>
                <w:rFonts w:ascii="Arial Narrow" w:hAnsi="Arial Narrow" w:cs="Arial"/>
                <w:bCs/>
                <w:color w:val="4472C4" w:themeColor="accent5"/>
              </w:rPr>
            </w:pPr>
          </w:p>
        </w:tc>
        <w:tc>
          <w:tcPr>
            <w:tcW w:w="1412" w:type="dxa"/>
            <w:vAlign w:val="center"/>
          </w:tcPr>
          <w:p w14:paraId="6F3AE095" w14:textId="77777777" w:rsidR="00DE6EC2" w:rsidRPr="002054EB" w:rsidRDefault="00DE6EC2" w:rsidP="00DE6EC2">
            <w:pPr>
              <w:spacing w:after="0"/>
              <w:jc w:val="center"/>
              <w:rPr>
                <w:rFonts w:ascii="Arial Narrow" w:hAnsi="Arial Narrow" w:cs="Arial"/>
                <w:iCs/>
                <w:color w:val="2E74B5" w:themeColor="accent1" w:themeShade="BF"/>
              </w:rPr>
            </w:pPr>
          </w:p>
        </w:tc>
        <w:tc>
          <w:tcPr>
            <w:tcW w:w="4561" w:type="dxa"/>
            <w:vAlign w:val="center"/>
          </w:tcPr>
          <w:p w14:paraId="40C6A379" w14:textId="77777777" w:rsidR="00DE6EC2" w:rsidRPr="002054EB" w:rsidRDefault="00DE6EC2" w:rsidP="00DE6EC2">
            <w:pPr>
              <w:spacing w:after="0"/>
              <w:jc w:val="center"/>
              <w:rPr>
                <w:rFonts w:ascii="Arial Narrow" w:hAnsi="Arial Narrow" w:cs="Arial"/>
                <w:iCs/>
                <w:color w:val="2E74B5" w:themeColor="accent1" w:themeShade="BF"/>
              </w:rPr>
            </w:pPr>
          </w:p>
        </w:tc>
      </w:tr>
      <w:bookmarkEnd w:id="12"/>
    </w:tbl>
    <w:p w14:paraId="7BDF62D1" w14:textId="7918F675" w:rsidR="00D01E47" w:rsidRDefault="00D01E47" w:rsidP="007011A2">
      <w:pPr>
        <w:spacing w:after="0" w:line="240" w:lineRule="auto"/>
        <w:jc w:val="both"/>
        <w:rPr>
          <w:rFonts w:ascii="Arial Narrow" w:hAnsi="Arial Narrow" w:cs="Arial"/>
          <w:iCs/>
          <w:color w:val="4F81BD"/>
        </w:rPr>
      </w:pPr>
    </w:p>
    <w:p w14:paraId="4DB3E0A3" w14:textId="77777777" w:rsidR="00764EFB" w:rsidRDefault="00764EFB" w:rsidP="007011A2">
      <w:pPr>
        <w:spacing w:after="0" w:line="240" w:lineRule="auto"/>
        <w:jc w:val="both"/>
        <w:rPr>
          <w:rFonts w:ascii="Arial Narrow" w:hAnsi="Arial Narrow" w:cs="Arial"/>
          <w:iCs/>
          <w:color w:val="4F81BD"/>
        </w:rPr>
      </w:pPr>
    </w:p>
    <w:p w14:paraId="36B3035D" w14:textId="0BA085E7" w:rsidR="00962A54" w:rsidRDefault="00962A54" w:rsidP="00712447">
      <w:pPr>
        <w:pStyle w:val="Ttulo1"/>
        <w:numPr>
          <w:ilvl w:val="0"/>
          <w:numId w:val="1"/>
        </w:numPr>
        <w:ind w:left="220"/>
        <w:rPr>
          <w:rFonts w:ascii="Arial Narrow" w:hAnsi="Arial Narrow"/>
          <w:szCs w:val="22"/>
          <w:lang w:val="es-CO"/>
        </w:rPr>
      </w:pPr>
      <w:bookmarkStart w:id="13" w:name="_Toc46735793"/>
      <w:bookmarkStart w:id="14" w:name="_Toc49350815"/>
      <w:r w:rsidRPr="00712447">
        <w:rPr>
          <w:rFonts w:ascii="Arial Narrow" w:hAnsi="Arial Narrow"/>
          <w:sz w:val="22"/>
          <w:szCs w:val="22"/>
          <w:lang w:val="es-CO"/>
        </w:rPr>
        <w:t>DIAGRAMA DE CASOS DE USO</w:t>
      </w:r>
      <w:bookmarkEnd w:id="13"/>
      <w:bookmarkEnd w:id="14"/>
    </w:p>
    <w:p w14:paraId="656F8850" w14:textId="62D8E857" w:rsidR="00962A54" w:rsidRDefault="00962A54" w:rsidP="007011A2">
      <w:pPr>
        <w:spacing w:after="0" w:line="240" w:lineRule="auto"/>
        <w:jc w:val="both"/>
        <w:rPr>
          <w:rFonts w:ascii="Arial Narrow" w:hAnsi="Arial Narrow" w:cs="Arial"/>
          <w:iCs/>
          <w:color w:val="4F81BD"/>
        </w:rPr>
      </w:pPr>
    </w:p>
    <w:p w14:paraId="36563B08" w14:textId="08BDAA0E" w:rsidR="00962A54" w:rsidRDefault="00962A54" w:rsidP="007011A2">
      <w:pPr>
        <w:spacing w:after="0" w:line="240" w:lineRule="auto"/>
        <w:jc w:val="both"/>
        <w:rPr>
          <w:rFonts w:ascii="Arial Narrow" w:hAnsi="Arial Narrow" w:cs="Arial"/>
          <w:iCs/>
          <w:color w:val="4F81BD"/>
        </w:rPr>
      </w:pPr>
      <w:r w:rsidRPr="00E5429D">
        <w:rPr>
          <w:rFonts w:ascii="Arial Narrow" w:hAnsi="Arial Narrow" w:cs="Arial"/>
          <w:iCs/>
          <w:color w:val="2E74B5" w:themeColor="accent1" w:themeShade="BF"/>
        </w:rPr>
        <w:t>[</w:t>
      </w:r>
      <w:r>
        <w:rPr>
          <w:rFonts w:ascii="Arial Narrow" w:hAnsi="Arial Narrow" w:cs="Arial"/>
          <w:iCs/>
          <w:color w:val="2E74B5" w:themeColor="accent1" w:themeShade="BF"/>
        </w:rPr>
        <w:t>Incluir el diagrama de casos de uso del sistema.</w:t>
      </w:r>
      <w:r w:rsidRPr="00E5429D">
        <w:rPr>
          <w:rFonts w:ascii="Arial Narrow" w:hAnsi="Arial Narrow" w:cs="Arial"/>
          <w:iCs/>
          <w:color w:val="4F81BD"/>
        </w:rPr>
        <w:t>]</w:t>
      </w:r>
    </w:p>
    <w:p w14:paraId="6F319095" w14:textId="1362C31E" w:rsidR="00764EFB" w:rsidRDefault="00764EFB" w:rsidP="007011A2">
      <w:pPr>
        <w:spacing w:after="0" w:line="240" w:lineRule="auto"/>
        <w:jc w:val="both"/>
        <w:rPr>
          <w:rFonts w:ascii="Arial Narrow" w:hAnsi="Arial Narrow" w:cs="Arial"/>
          <w:iCs/>
          <w:color w:val="4F81BD"/>
        </w:rPr>
      </w:pPr>
    </w:p>
    <w:p w14:paraId="4EE40EFE" w14:textId="534C01B1" w:rsidR="00764EFB" w:rsidRDefault="00764EFB" w:rsidP="007011A2">
      <w:pPr>
        <w:spacing w:after="0" w:line="240" w:lineRule="auto"/>
        <w:jc w:val="both"/>
        <w:rPr>
          <w:rFonts w:ascii="Arial Narrow" w:hAnsi="Arial Narrow" w:cs="Arial"/>
          <w:iCs/>
          <w:color w:val="4F81BD"/>
        </w:rPr>
      </w:pPr>
    </w:p>
    <w:p w14:paraId="25E9C2B0" w14:textId="383D3C4F" w:rsidR="00764EFB" w:rsidRDefault="00764EFB" w:rsidP="007011A2">
      <w:pPr>
        <w:spacing w:after="0" w:line="240" w:lineRule="auto"/>
        <w:jc w:val="both"/>
        <w:rPr>
          <w:rFonts w:ascii="Arial Narrow" w:hAnsi="Arial Narrow" w:cs="Arial"/>
          <w:iCs/>
          <w:color w:val="4F81BD"/>
        </w:rPr>
      </w:pPr>
    </w:p>
    <w:p w14:paraId="203F7665" w14:textId="2002C9AC" w:rsidR="00764EFB" w:rsidRDefault="00764EFB" w:rsidP="007011A2">
      <w:pPr>
        <w:spacing w:after="0" w:line="240" w:lineRule="auto"/>
        <w:jc w:val="both"/>
        <w:rPr>
          <w:rFonts w:ascii="Arial Narrow" w:hAnsi="Arial Narrow" w:cs="Arial"/>
          <w:iCs/>
          <w:color w:val="4F81BD"/>
        </w:rPr>
      </w:pPr>
    </w:p>
    <w:p w14:paraId="25FF851B" w14:textId="6A8E9708" w:rsidR="00764EFB" w:rsidRDefault="00764EFB" w:rsidP="007011A2">
      <w:pPr>
        <w:spacing w:after="0" w:line="240" w:lineRule="auto"/>
        <w:jc w:val="both"/>
        <w:rPr>
          <w:rFonts w:ascii="Arial Narrow" w:hAnsi="Arial Narrow" w:cs="Arial"/>
          <w:iCs/>
          <w:color w:val="4F81BD"/>
        </w:rPr>
      </w:pPr>
    </w:p>
    <w:p w14:paraId="7B44EBCA" w14:textId="3C18E548" w:rsidR="00764EFB" w:rsidRDefault="00764EFB" w:rsidP="007011A2">
      <w:pPr>
        <w:spacing w:after="0" w:line="240" w:lineRule="auto"/>
        <w:jc w:val="both"/>
        <w:rPr>
          <w:rFonts w:ascii="Arial Narrow" w:hAnsi="Arial Narrow" w:cs="Arial"/>
          <w:iCs/>
          <w:color w:val="4F81BD"/>
        </w:rPr>
      </w:pPr>
    </w:p>
    <w:p w14:paraId="2220C88F" w14:textId="05E99AED" w:rsidR="00764EFB" w:rsidRDefault="00764EFB" w:rsidP="007011A2">
      <w:pPr>
        <w:spacing w:after="0" w:line="240" w:lineRule="auto"/>
        <w:jc w:val="both"/>
        <w:rPr>
          <w:rFonts w:ascii="Arial Narrow" w:hAnsi="Arial Narrow" w:cs="Arial"/>
          <w:iCs/>
          <w:color w:val="4F81BD"/>
        </w:rPr>
      </w:pPr>
    </w:p>
    <w:p w14:paraId="6DE924A0" w14:textId="72B23616" w:rsidR="00764EFB" w:rsidRDefault="00764EFB" w:rsidP="007011A2">
      <w:pPr>
        <w:spacing w:after="0" w:line="240" w:lineRule="auto"/>
        <w:jc w:val="both"/>
        <w:rPr>
          <w:rFonts w:ascii="Arial Narrow" w:hAnsi="Arial Narrow" w:cs="Arial"/>
          <w:iCs/>
          <w:color w:val="4F81BD"/>
        </w:rPr>
      </w:pPr>
    </w:p>
    <w:p w14:paraId="39D1DE5B" w14:textId="3AA0C86E" w:rsidR="00764EFB" w:rsidRDefault="00764EFB" w:rsidP="007011A2">
      <w:pPr>
        <w:spacing w:after="0" w:line="240" w:lineRule="auto"/>
        <w:jc w:val="both"/>
        <w:rPr>
          <w:rFonts w:ascii="Arial Narrow" w:hAnsi="Arial Narrow" w:cs="Arial"/>
          <w:iCs/>
          <w:color w:val="4F81BD"/>
        </w:rPr>
      </w:pPr>
    </w:p>
    <w:p w14:paraId="4536036B" w14:textId="21D5D7D0" w:rsidR="00764EFB" w:rsidRDefault="00764EFB" w:rsidP="007011A2">
      <w:pPr>
        <w:spacing w:after="0" w:line="240" w:lineRule="auto"/>
        <w:jc w:val="both"/>
        <w:rPr>
          <w:rFonts w:ascii="Arial Narrow" w:hAnsi="Arial Narrow" w:cs="Arial"/>
          <w:iCs/>
          <w:color w:val="4F81BD"/>
        </w:rPr>
      </w:pPr>
    </w:p>
    <w:p w14:paraId="23C516BD" w14:textId="69C7EB74" w:rsidR="00764EFB" w:rsidRDefault="00764EFB" w:rsidP="007011A2">
      <w:pPr>
        <w:spacing w:after="0" w:line="240" w:lineRule="auto"/>
        <w:jc w:val="both"/>
        <w:rPr>
          <w:rFonts w:ascii="Arial Narrow" w:hAnsi="Arial Narrow" w:cs="Arial"/>
          <w:iCs/>
          <w:color w:val="4F81BD"/>
        </w:rPr>
      </w:pPr>
    </w:p>
    <w:p w14:paraId="35A0AD30" w14:textId="7DB57BC5" w:rsidR="00764EFB" w:rsidRDefault="00764EFB" w:rsidP="007011A2">
      <w:pPr>
        <w:spacing w:after="0" w:line="240" w:lineRule="auto"/>
        <w:jc w:val="both"/>
        <w:rPr>
          <w:rFonts w:ascii="Arial Narrow" w:hAnsi="Arial Narrow" w:cs="Arial"/>
          <w:iCs/>
          <w:color w:val="4F81BD"/>
        </w:rPr>
      </w:pPr>
    </w:p>
    <w:p w14:paraId="365A4148" w14:textId="1CDE5118" w:rsidR="00764EFB" w:rsidRDefault="00764EFB" w:rsidP="007011A2">
      <w:pPr>
        <w:spacing w:after="0" w:line="240" w:lineRule="auto"/>
        <w:jc w:val="both"/>
        <w:rPr>
          <w:rFonts w:ascii="Arial Narrow" w:hAnsi="Arial Narrow" w:cs="Arial"/>
          <w:iCs/>
          <w:color w:val="4F81BD"/>
        </w:rPr>
      </w:pPr>
    </w:p>
    <w:p w14:paraId="17D9C58F" w14:textId="02829B0A" w:rsidR="00764EFB" w:rsidRDefault="00764EFB" w:rsidP="007011A2">
      <w:pPr>
        <w:spacing w:after="0" w:line="240" w:lineRule="auto"/>
        <w:jc w:val="both"/>
        <w:rPr>
          <w:rFonts w:ascii="Arial Narrow" w:hAnsi="Arial Narrow" w:cs="Arial"/>
          <w:iCs/>
          <w:color w:val="4F81BD"/>
        </w:rPr>
      </w:pPr>
    </w:p>
    <w:p w14:paraId="67826E66" w14:textId="7E7FB91D" w:rsidR="00764EFB" w:rsidRDefault="00764EFB" w:rsidP="007011A2">
      <w:pPr>
        <w:spacing w:after="0" w:line="240" w:lineRule="auto"/>
        <w:jc w:val="both"/>
        <w:rPr>
          <w:rFonts w:ascii="Arial Narrow" w:hAnsi="Arial Narrow" w:cs="Arial"/>
          <w:iCs/>
          <w:color w:val="4F81BD"/>
        </w:rPr>
      </w:pPr>
    </w:p>
    <w:p w14:paraId="04ED85F3" w14:textId="4B997D18" w:rsidR="00764EFB" w:rsidRDefault="00764EFB" w:rsidP="007011A2">
      <w:pPr>
        <w:spacing w:after="0" w:line="240" w:lineRule="auto"/>
        <w:jc w:val="both"/>
        <w:rPr>
          <w:rFonts w:ascii="Arial Narrow" w:hAnsi="Arial Narrow" w:cs="Arial"/>
          <w:iCs/>
          <w:color w:val="4F81BD"/>
        </w:rPr>
      </w:pPr>
    </w:p>
    <w:p w14:paraId="5A60E2D3" w14:textId="3060A110" w:rsidR="00764EFB" w:rsidRDefault="00764EFB" w:rsidP="007011A2">
      <w:pPr>
        <w:spacing w:after="0" w:line="240" w:lineRule="auto"/>
        <w:jc w:val="both"/>
        <w:rPr>
          <w:rFonts w:ascii="Arial Narrow" w:hAnsi="Arial Narrow" w:cs="Arial"/>
          <w:iCs/>
          <w:color w:val="4F81BD"/>
        </w:rPr>
      </w:pPr>
    </w:p>
    <w:p w14:paraId="060FB23E" w14:textId="4713D6AD" w:rsidR="00764EFB" w:rsidRDefault="00764EFB" w:rsidP="007011A2">
      <w:pPr>
        <w:spacing w:after="0" w:line="240" w:lineRule="auto"/>
        <w:jc w:val="both"/>
        <w:rPr>
          <w:rFonts w:ascii="Arial Narrow" w:hAnsi="Arial Narrow" w:cs="Arial"/>
          <w:iCs/>
          <w:color w:val="4F81BD"/>
        </w:rPr>
      </w:pPr>
    </w:p>
    <w:p w14:paraId="5F1F93BF" w14:textId="056F4BCC" w:rsidR="00764EFB" w:rsidRDefault="00764EFB" w:rsidP="007011A2">
      <w:pPr>
        <w:spacing w:after="0" w:line="240" w:lineRule="auto"/>
        <w:jc w:val="both"/>
        <w:rPr>
          <w:rFonts w:ascii="Arial Narrow" w:hAnsi="Arial Narrow" w:cs="Arial"/>
          <w:iCs/>
          <w:color w:val="4F81BD"/>
        </w:rPr>
      </w:pPr>
    </w:p>
    <w:p w14:paraId="19BB8B8E" w14:textId="58C72563" w:rsidR="00764EFB" w:rsidRDefault="00764EFB" w:rsidP="007011A2">
      <w:pPr>
        <w:spacing w:after="0" w:line="240" w:lineRule="auto"/>
        <w:jc w:val="both"/>
        <w:rPr>
          <w:rFonts w:ascii="Arial Narrow" w:hAnsi="Arial Narrow" w:cs="Arial"/>
          <w:iCs/>
          <w:color w:val="4F81BD"/>
        </w:rPr>
      </w:pPr>
    </w:p>
    <w:p w14:paraId="6AF22479" w14:textId="69F1096D" w:rsidR="00764EFB" w:rsidRDefault="00764EFB" w:rsidP="007011A2">
      <w:pPr>
        <w:spacing w:after="0" w:line="240" w:lineRule="auto"/>
        <w:jc w:val="both"/>
        <w:rPr>
          <w:rFonts w:ascii="Arial Narrow" w:hAnsi="Arial Narrow" w:cs="Arial"/>
          <w:iCs/>
          <w:color w:val="4F81BD"/>
        </w:rPr>
      </w:pPr>
    </w:p>
    <w:p w14:paraId="5F039BD9" w14:textId="6352CC71" w:rsidR="00764EFB" w:rsidRDefault="00764EFB" w:rsidP="007011A2">
      <w:pPr>
        <w:spacing w:after="0" w:line="240" w:lineRule="auto"/>
        <w:jc w:val="both"/>
        <w:rPr>
          <w:rFonts w:ascii="Arial Narrow" w:hAnsi="Arial Narrow" w:cs="Arial"/>
          <w:iCs/>
          <w:color w:val="4F81BD"/>
        </w:rPr>
      </w:pPr>
    </w:p>
    <w:p w14:paraId="7A79F239" w14:textId="185C9826" w:rsidR="00764EFB" w:rsidRDefault="00764EFB" w:rsidP="007011A2">
      <w:pPr>
        <w:spacing w:after="0" w:line="240" w:lineRule="auto"/>
        <w:jc w:val="both"/>
        <w:rPr>
          <w:rFonts w:ascii="Arial Narrow" w:hAnsi="Arial Narrow" w:cs="Arial"/>
          <w:iCs/>
          <w:color w:val="4F81BD"/>
        </w:rPr>
      </w:pPr>
    </w:p>
    <w:p w14:paraId="3345A885" w14:textId="2A788C6C" w:rsidR="00764EFB" w:rsidRDefault="00764EFB" w:rsidP="007011A2">
      <w:pPr>
        <w:spacing w:after="0" w:line="240" w:lineRule="auto"/>
        <w:jc w:val="both"/>
        <w:rPr>
          <w:rFonts w:ascii="Arial Narrow" w:hAnsi="Arial Narrow" w:cs="Arial"/>
          <w:iCs/>
          <w:color w:val="4F81BD"/>
        </w:rPr>
      </w:pPr>
    </w:p>
    <w:p w14:paraId="6DAFDFD3" w14:textId="315E9EC7" w:rsidR="00764EFB" w:rsidRDefault="00764EFB" w:rsidP="007011A2">
      <w:pPr>
        <w:spacing w:after="0" w:line="240" w:lineRule="auto"/>
        <w:jc w:val="both"/>
        <w:rPr>
          <w:rFonts w:ascii="Arial Narrow" w:hAnsi="Arial Narrow" w:cs="Arial"/>
          <w:iCs/>
          <w:color w:val="4F81BD"/>
        </w:rPr>
      </w:pPr>
    </w:p>
    <w:p w14:paraId="15FE1488" w14:textId="77777777" w:rsidR="00764EFB" w:rsidRDefault="00764EFB" w:rsidP="007011A2">
      <w:pPr>
        <w:spacing w:after="0" w:line="240" w:lineRule="auto"/>
        <w:jc w:val="both"/>
        <w:rPr>
          <w:rFonts w:ascii="Arial Narrow" w:hAnsi="Arial Narrow" w:cs="Arial"/>
          <w:iCs/>
          <w:color w:val="4F81BD"/>
        </w:rPr>
      </w:pPr>
    </w:p>
    <w:p w14:paraId="412679D9" w14:textId="74029274" w:rsidR="00865560" w:rsidRPr="00712447" w:rsidRDefault="00A67382" w:rsidP="00712447">
      <w:pPr>
        <w:pStyle w:val="Ttulo1"/>
        <w:numPr>
          <w:ilvl w:val="0"/>
          <w:numId w:val="1"/>
        </w:numPr>
        <w:ind w:left="220"/>
        <w:rPr>
          <w:rFonts w:ascii="Arial Narrow" w:hAnsi="Arial Narrow"/>
          <w:sz w:val="22"/>
          <w:szCs w:val="22"/>
          <w:lang w:val="es-CO"/>
        </w:rPr>
      </w:pPr>
      <w:bookmarkStart w:id="15" w:name="_Toc46735794"/>
      <w:bookmarkStart w:id="16" w:name="_Toc49350816"/>
      <w:bookmarkEnd w:id="11"/>
      <w:r w:rsidRPr="00712447">
        <w:rPr>
          <w:rFonts w:ascii="Arial Narrow" w:hAnsi="Arial Narrow"/>
          <w:sz w:val="22"/>
          <w:szCs w:val="22"/>
          <w:lang w:val="es-CO"/>
        </w:rPr>
        <w:lastRenderedPageBreak/>
        <w:t xml:space="preserve">ESPECIFICACIÓN </w:t>
      </w:r>
      <w:r w:rsidR="00BA4D45" w:rsidRPr="00712447">
        <w:rPr>
          <w:rFonts w:ascii="Arial Narrow" w:hAnsi="Arial Narrow"/>
          <w:sz w:val="22"/>
          <w:szCs w:val="22"/>
          <w:lang w:val="es-CO"/>
        </w:rPr>
        <w:t xml:space="preserve">DE </w:t>
      </w:r>
      <w:r w:rsidR="00962A54" w:rsidRPr="00712447">
        <w:rPr>
          <w:rFonts w:ascii="Arial Narrow" w:hAnsi="Arial Narrow"/>
          <w:sz w:val="22"/>
          <w:szCs w:val="22"/>
          <w:lang w:val="es-CO"/>
        </w:rPr>
        <w:t>CASOS DE USO</w:t>
      </w:r>
      <w:bookmarkEnd w:id="15"/>
      <w:bookmarkEnd w:id="16"/>
    </w:p>
    <w:p w14:paraId="60499CAD" w14:textId="77777777" w:rsidR="0052727C" w:rsidRDefault="0052727C" w:rsidP="00554BB6">
      <w:pPr>
        <w:spacing w:after="0" w:line="240" w:lineRule="auto"/>
        <w:jc w:val="both"/>
        <w:rPr>
          <w:rFonts w:ascii="Arial Narrow" w:hAnsi="Arial Narrow" w:cs="Arial"/>
          <w:iCs/>
          <w:color w:val="2E74B5" w:themeColor="accent1" w:themeShade="BF"/>
        </w:rPr>
      </w:pPr>
    </w:p>
    <w:p w14:paraId="7B83CC42" w14:textId="5B68D894" w:rsidR="00554BB6" w:rsidRPr="00DE28DA" w:rsidRDefault="00554BB6" w:rsidP="00554BB6">
      <w:pPr>
        <w:spacing w:after="0" w:line="240" w:lineRule="auto"/>
        <w:jc w:val="both"/>
        <w:rPr>
          <w:rFonts w:ascii="Arial Narrow" w:hAnsi="Arial Narrow" w:cs="Arial"/>
          <w:iCs/>
          <w:color w:val="2E74B5" w:themeColor="accent1" w:themeShade="BF"/>
        </w:rPr>
      </w:pPr>
      <w:r w:rsidRPr="00DE28DA">
        <w:rPr>
          <w:rFonts w:ascii="Arial Narrow" w:hAnsi="Arial Narrow" w:cs="Arial"/>
          <w:iCs/>
          <w:color w:val="2E74B5" w:themeColor="accent1" w:themeShade="BF"/>
        </w:rPr>
        <w:t>[</w:t>
      </w:r>
      <w:r>
        <w:rPr>
          <w:rFonts w:ascii="Arial Narrow" w:hAnsi="Arial Narrow" w:cs="Arial"/>
          <w:iCs/>
          <w:color w:val="2E74B5" w:themeColor="accent1" w:themeShade="BF"/>
        </w:rPr>
        <w:t xml:space="preserve">Diligenciar </w:t>
      </w:r>
      <w:r w:rsidRPr="00DE28DA">
        <w:rPr>
          <w:rFonts w:ascii="Arial Narrow" w:hAnsi="Arial Narrow" w:cs="Arial"/>
          <w:iCs/>
          <w:color w:val="2E74B5" w:themeColor="accent1" w:themeShade="BF"/>
        </w:rPr>
        <w:t>l</w:t>
      </w:r>
      <w:r>
        <w:rPr>
          <w:rFonts w:ascii="Arial Narrow" w:hAnsi="Arial Narrow" w:cs="Arial"/>
          <w:iCs/>
          <w:color w:val="2E74B5" w:themeColor="accent1" w:themeShade="BF"/>
        </w:rPr>
        <w:t xml:space="preserve">a </w:t>
      </w:r>
      <w:r w:rsidRPr="00DE28DA">
        <w:rPr>
          <w:rFonts w:ascii="Arial Narrow" w:hAnsi="Arial Narrow" w:cs="Arial"/>
          <w:iCs/>
          <w:color w:val="2E74B5" w:themeColor="accent1" w:themeShade="BF"/>
        </w:rPr>
        <w:t xml:space="preserve">siguiente </w:t>
      </w:r>
      <w:r>
        <w:rPr>
          <w:rFonts w:ascii="Arial Narrow" w:hAnsi="Arial Narrow" w:cs="Arial"/>
          <w:iCs/>
          <w:color w:val="2E74B5" w:themeColor="accent1" w:themeShade="BF"/>
        </w:rPr>
        <w:t>información para cada un</w:t>
      </w:r>
      <w:r w:rsidR="00962A54">
        <w:rPr>
          <w:rFonts w:ascii="Arial Narrow" w:hAnsi="Arial Narrow" w:cs="Arial"/>
          <w:iCs/>
          <w:color w:val="2E74B5" w:themeColor="accent1" w:themeShade="BF"/>
        </w:rPr>
        <w:t>o</w:t>
      </w:r>
      <w:r>
        <w:rPr>
          <w:rFonts w:ascii="Arial Narrow" w:hAnsi="Arial Narrow" w:cs="Arial"/>
          <w:iCs/>
          <w:color w:val="2E74B5" w:themeColor="accent1" w:themeShade="BF"/>
        </w:rPr>
        <w:t xml:space="preserve"> de l</w:t>
      </w:r>
      <w:r w:rsidR="00962A54">
        <w:rPr>
          <w:rFonts w:ascii="Arial Narrow" w:hAnsi="Arial Narrow" w:cs="Arial"/>
          <w:iCs/>
          <w:color w:val="2E74B5" w:themeColor="accent1" w:themeShade="BF"/>
        </w:rPr>
        <w:t xml:space="preserve">os casos de uso </w:t>
      </w:r>
      <w:r>
        <w:rPr>
          <w:rFonts w:ascii="Arial Narrow" w:hAnsi="Arial Narrow" w:cs="Arial"/>
          <w:iCs/>
          <w:color w:val="2E74B5" w:themeColor="accent1" w:themeShade="BF"/>
        </w:rPr>
        <w:t>identificad</w:t>
      </w:r>
      <w:r w:rsidR="00962A54">
        <w:rPr>
          <w:rFonts w:ascii="Arial Narrow" w:hAnsi="Arial Narrow" w:cs="Arial"/>
          <w:iCs/>
          <w:color w:val="2E74B5" w:themeColor="accent1" w:themeShade="BF"/>
        </w:rPr>
        <w:t>o</w:t>
      </w:r>
      <w:r>
        <w:rPr>
          <w:rFonts w:ascii="Arial Narrow" w:hAnsi="Arial Narrow" w:cs="Arial"/>
          <w:iCs/>
          <w:color w:val="2E74B5" w:themeColor="accent1" w:themeShade="BF"/>
        </w:rPr>
        <w:t>s.</w:t>
      </w:r>
      <w:r w:rsidRPr="00DE28DA">
        <w:rPr>
          <w:rFonts w:ascii="Arial Narrow" w:hAnsi="Arial Narrow" w:cs="Arial"/>
          <w:iCs/>
          <w:color w:val="2E74B5" w:themeColor="accent1" w:themeShade="BF"/>
        </w:rPr>
        <w:t>]</w:t>
      </w:r>
    </w:p>
    <w:p w14:paraId="5A8B8C5C" w14:textId="77777777" w:rsidR="00554BB6" w:rsidRPr="00712447" w:rsidRDefault="00554BB6" w:rsidP="00FE13AA">
      <w:pPr>
        <w:rPr>
          <w:b/>
          <w:bCs/>
          <w:color w:val="000000" w:themeColor="text1"/>
          <w:lang w:eastAsia="es-CO"/>
        </w:rPr>
      </w:pPr>
    </w:p>
    <w:p w14:paraId="28F0255C" w14:textId="77777777" w:rsidR="00712447" w:rsidRPr="00712447" w:rsidRDefault="00712447" w:rsidP="00C30881">
      <w:pPr>
        <w:pStyle w:val="Prrafodelista"/>
        <w:keepNext/>
        <w:keepLines/>
        <w:numPr>
          <w:ilvl w:val="0"/>
          <w:numId w:val="4"/>
        </w:numPr>
        <w:spacing w:before="40" w:after="0"/>
        <w:contextualSpacing w:val="0"/>
        <w:outlineLvl w:val="1"/>
        <w:rPr>
          <w:rFonts w:ascii="Arial Narrow" w:eastAsiaTheme="majorEastAsia" w:hAnsi="Arial Narrow" w:cstheme="majorBidi"/>
          <w:b/>
          <w:bCs/>
          <w:vanish/>
          <w:color w:val="000000" w:themeColor="text1"/>
          <w:lang w:eastAsia="en-US"/>
        </w:rPr>
      </w:pPr>
      <w:bookmarkStart w:id="17" w:name="_Toc49350750"/>
      <w:bookmarkStart w:id="18" w:name="_Toc49350817"/>
      <w:bookmarkStart w:id="19" w:name="_Toc46735795"/>
      <w:bookmarkStart w:id="20" w:name="_Toc370466192"/>
      <w:bookmarkEnd w:id="17"/>
      <w:bookmarkEnd w:id="18"/>
    </w:p>
    <w:p w14:paraId="70DFF683" w14:textId="77777777" w:rsidR="00712447" w:rsidRPr="00712447" w:rsidRDefault="00712447" w:rsidP="00C30881">
      <w:pPr>
        <w:pStyle w:val="Prrafodelista"/>
        <w:keepNext/>
        <w:keepLines/>
        <w:numPr>
          <w:ilvl w:val="0"/>
          <w:numId w:val="4"/>
        </w:numPr>
        <w:spacing w:before="40" w:after="0"/>
        <w:contextualSpacing w:val="0"/>
        <w:outlineLvl w:val="1"/>
        <w:rPr>
          <w:rFonts w:ascii="Arial Narrow" w:eastAsiaTheme="majorEastAsia" w:hAnsi="Arial Narrow" w:cstheme="majorBidi"/>
          <w:b/>
          <w:bCs/>
          <w:vanish/>
          <w:color w:val="000000" w:themeColor="text1"/>
          <w:lang w:eastAsia="en-US"/>
        </w:rPr>
      </w:pPr>
      <w:bookmarkStart w:id="21" w:name="_Toc49350751"/>
      <w:bookmarkStart w:id="22" w:name="_Toc49350818"/>
      <w:bookmarkEnd w:id="21"/>
      <w:bookmarkEnd w:id="22"/>
    </w:p>
    <w:p w14:paraId="4E8A75B4" w14:textId="77777777" w:rsidR="00712447" w:rsidRPr="00712447" w:rsidRDefault="00712447" w:rsidP="00C30881">
      <w:pPr>
        <w:pStyle w:val="Prrafodelista"/>
        <w:keepNext/>
        <w:keepLines/>
        <w:numPr>
          <w:ilvl w:val="0"/>
          <w:numId w:val="4"/>
        </w:numPr>
        <w:spacing w:before="40" w:after="0"/>
        <w:contextualSpacing w:val="0"/>
        <w:outlineLvl w:val="1"/>
        <w:rPr>
          <w:rFonts w:ascii="Arial Narrow" w:eastAsiaTheme="majorEastAsia" w:hAnsi="Arial Narrow" w:cstheme="majorBidi"/>
          <w:b/>
          <w:bCs/>
          <w:vanish/>
          <w:color w:val="000000" w:themeColor="text1"/>
          <w:lang w:eastAsia="en-US"/>
        </w:rPr>
      </w:pPr>
      <w:bookmarkStart w:id="23" w:name="_Toc49350752"/>
      <w:bookmarkStart w:id="24" w:name="_Toc49350819"/>
      <w:bookmarkEnd w:id="23"/>
      <w:bookmarkEnd w:id="24"/>
    </w:p>
    <w:p w14:paraId="19BCE3DF" w14:textId="5B00F381" w:rsidR="00FF1554" w:rsidRPr="00712447" w:rsidRDefault="00FE13AA" w:rsidP="00C30881">
      <w:pPr>
        <w:pStyle w:val="Ttulo2"/>
        <w:numPr>
          <w:ilvl w:val="1"/>
          <w:numId w:val="4"/>
        </w:numPr>
        <w:rPr>
          <w:rFonts w:ascii="Arial Narrow" w:hAnsi="Arial Narrow"/>
          <w:b/>
          <w:bCs/>
          <w:color w:val="4472C4" w:themeColor="accent5"/>
          <w:szCs w:val="22"/>
        </w:rPr>
      </w:pPr>
      <w:bookmarkStart w:id="25" w:name="_Toc49350820"/>
      <w:r w:rsidRPr="00712447">
        <w:rPr>
          <w:rFonts w:ascii="Arial Narrow" w:hAnsi="Arial Narrow"/>
          <w:b/>
          <w:bCs/>
          <w:color w:val="4472C4" w:themeColor="accent5"/>
          <w:sz w:val="22"/>
          <w:szCs w:val="22"/>
        </w:rPr>
        <w:t>[&lt;</w:t>
      </w:r>
      <w:r w:rsidR="00BA4D45" w:rsidRPr="00712447">
        <w:rPr>
          <w:rFonts w:ascii="Arial Narrow" w:hAnsi="Arial Narrow"/>
          <w:b/>
          <w:bCs/>
          <w:color w:val="4472C4" w:themeColor="accent5"/>
          <w:sz w:val="22"/>
          <w:szCs w:val="22"/>
        </w:rPr>
        <w:t>CU</w:t>
      </w:r>
      <w:r w:rsidR="00DF758B" w:rsidRPr="00712447">
        <w:rPr>
          <w:rFonts w:ascii="Arial Narrow" w:hAnsi="Arial Narrow"/>
          <w:b/>
          <w:bCs/>
          <w:color w:val="4472C4" w:themeColor="accent5"/>
          <w:sz w:val="22"/>
          <w:szCs w:val="22"/>
        </w:rPr>
        <w:t>00X</w:t>
      </w:r>
      <w:r w:rsidRPr="00712447">
        <w:rPr>
          <w:rFonts w:ascii="Arial Narrow" w:hAnsi="Arial Narrow"/>
          <w:b/>
          <w:bCs/>
          <w:color w:val="4472C4" w:themeColor="accent5"/>
          <w:sz w:val="22"/>
          <w:szCs w:val="22"/>
        </w:rPr>
        <w:t>&gt; &lt;</w:t>
      </w:r>
      <w:r w:rsidR="0052727C" w:rsidRPr="00712447">
        <w:rPr>
          <w:rFonts w:ascii="Arial Narrow" w:hAnsi="Arial Narrow"/>
          <w:b/>
          <w:bCs/>
          <w:color w:val="4472C4" w:themeColor="accent5"/>
          <w:sz w:val="22"/>
          <w:szCs w:val="22"/>
        </w:rPr>
        <w:t>NOMBRE</w:t>
      </w:r>
      <w:r w:rsidRPr="00712447">
        <w:rPr>
          <w:rFonts w:ascii="Arial Narrow" w:hAnsi="Arial Narrow"/>
          <w:b/>
          <w:bCs/>
          <w:color w:val="4472C4" w:themeColor="accent5"/>
          <w:sz w:val="22"/>
          <w:szCs w:val="22"/>
        </w:rPr>
        <w:t>_</w:t>
      </w:r>
      <w:r w:rsidR="00BA4D45" w:rsidRPr="00712447">
        <w:rPr>
          <w:rFonts w:ascii="Arial Narrow" w:hAnsi="Arial Narrow"/>
          <w:b/>
          <w:bCs/>
          <w:color w:val="4472C4" w:themeColor="accent5"/>
          <w:sz w:val="22"/>
          <w:szCs w:val="22"/>
        </w:rPr>
        <w:t>CU</w:t>
      </w:r>
      <w:r w:rsidRPr="00712447">
        <w:rPr>
          <w:rFonts w:ascii="Arial Narrow" w:hAnsi="Arial Narrow"/>
          <w:b/>
          <w:bCs/>
          <w:color w:val="4472C4" w:themeColor="accent5"/>
          <w:sz w:val="22"/>
          <w:szCs w:val="22"/>
        </w:rPr>
        <w:t>&gt;]</w:t>
      </w:r>
      <w:bookmarkEnd w:id="19"/>
      <w:bookmarkEnd w:id="25"/>
    </w:p>
    <w:p w14:paraId="4B91CD62" w14:textId="106267A3" w:rsidR="00FE464B" w:rsidRPr="00712447" w:rsidRDefault="00FE464B" w:rsidP="007C50AA">
      <w:pPr>
        <w:rPr>
          <w:rFonts w:ascii="Arial Narrow" w:hAnsi="Arial Narrow"/>
          <w:b/>
          <w:bCs/>
        </w:rPr>
      </w:pPr>
    </w:p>
    <w:tbl>
      <w:tblPr>
        <w:tblStyle w:val="Tablaconcuadrcula5oscura-nfasis5"/>
        <w:tblW w:w="8926"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Look w:val="04A0" w:firstRow="1" w:lastRow="0" w:firstColumn="1" w:lastColumn="0" w:noHBand="0" w:noVBand="1"/>
      </w:tblPr>
      <w:tblGrid>
        <w:gridCol w:w="2112"/>
        <w:gridCol w:w="6814"/>
      </w:tblGrid>
      <w:tr w:rsidR="00BD1969" w:rsidRPr="0052727C" w14:paraId="431C823D" w14:textId="77777777" w:rsidTr="0074106A">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8926" w:type="dxa"/>
            <w:gridSpan w:val="2"/>
            <w:tcBorders>
              <w:top w:val="single" w:sz="4" w:space="0" w:color="4472C4" w:themeColor="accent5"/>
              <w:left w:val="single" w:sz="4" w:space="0" w:color="4472C4" w:themeColor="accent5"/>
              <w:bottom w:val="single" w:sz="4" w:space="0" w:color="FFFFFF" w:themeColor="background1"/>
              <w:right w:val="single" w:sz="4" w:space="0" w:color="4472C4" w:themeColor="accent5"/>
            </w:tcBorders>
            <w:vAlign w:val="center"/>
          </w:tcPr>
          <w:p w14:paraId="2868449A" w14:textId="2FCE1EB1" w:rsidR="00BD1969" w:rsidRPr="00BD1969" w:rsidRDefault="00BD1969" w:rsidP="00712447">
            <w:pPr>
              <w:spacing w:after="0"/>
              <w:jc w:val="center"/>
              <w:rPr>
                <w:rFonts w:ascii="Arial Narrow" w:hAnsi="Arial Narrow" w:cs="Arial"/>
              </w:rPr>
            </w:pPr>
            <w:r w:rsidRPr="00BD1969">
              <w:rPr>
                <w:rFonts w:ascii="Arial Narrow" w:hAnsi="Arial Narrow"/>
              </w:rPr>
              <w:t>[&lt;CU00X&gt; &lt;</w:t>
            </w:r>
            <w:proofErr w:type="spellStart"/>
            <w:r w:rsidRPr="00BD1969">
              <w:rPr>
                <w:rFonts w:ascii="Arial Narrow" w:hAnsi="Arial Narrow"/>
              </w:rPr>
              <w:t>Nombre_CU</w:t>
            </w:r>
            <w:proofErr w:type="spellEnd"/>
            <w:r w:rsidRPr="00BD1969">
              <w:rPr>
                <w:rFonts w:ascii="Arial Narrow" w:hAnsi="Arial Narrow"/>
              </w:rPr>
              <w:t>&gt;]</w:t>
            </w:r>
          </w:p>
        </w:tc>
      </w:tr>
      <w:tr w:rsidR="00BA4D45" w:rsidRPr="0052727C" w14:paraId="5C4C8729" w14:textId="77777777" w:rsidTr="00741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37BD4423" w14:textId="77777777" w:rsidR="00BA4D45" w:rsidRPr="0052727C" w:rsidRDefault="00BA4D45" w:rsidP="00B83D70">
            <w:pPr>
              <w:spacing w:after="0"/>
              <w:jc w:val="center"/>
              <w:rPr>
                <w:rFonts w:ascii="Arial Narrow" w:hAnsi="Arial Narrow" w:cs="Arial"/>
                <w:b w:val="0"/>
                <w:bCs w:val="0"/>
              </w:rPr>
            </w:pPr>
            <w:r w:rsidRPr="0052727C">
              <w:rPr>
                <w:rFonts w:ascii="Arial Narrow" w:hAnsi="Arial Narrow" w:cs="Arial"/>
              </w:rPr>
              <w:t>Descripción</w:t>
            </w:r>
          </w:p>
        </w:tc>
        <w:tc>
          <w:tcPr>
            <w:tcW w:w="6814" w:type="dxa"/>
            <w:tcBorders>
              <w:left w:val="single" w:sz="4" w:space="0" w:color="FFFFFF" w:themeColor="background1"/>
            </w:tcBorders>
            <w:shd w:val="clear" w:color="auto" w:fill="FFFFFF" w:themeFill="background1"/>
          </w:tcPr>
          <w:p w14:paraId="72EBD4B8" w14:textId="2BD92F86" w:rsidR="00BA4D45" w:rsidRPr="0052727C" w:rsidRDefault="00BA4D45" w:rsidP="0052727C">
            <w:pPr>
              <w:spacing w:after="0"/>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i/>
              </w:rPr>
            </w:pPr>
            <w:r w:rsidRPr="0052727C">
              <w:rPr>
                <w:rFonts w:ascii="Arial Narrow" w:hAnsi="Arial Narrow"/>
                <w:color w:val="4472C4" w:themeColor="accent5"/>
              </w:rPr>
              <w:t>[Incluir una breve descripción de la</w:t>
            </w:r>
            <w:r w:rsidR="0052727C">
              <w:rPr>
                <w:rFonts w:ascii="Arial Narrow" w:hAnsi="Arial Narrow"/>
                <w:color w:val="4472C4" w:themeColor="accent5"/>
              </w:rPr>
              <w:t xml:space="preserve"> funcionalidad</w:t>
            </w:r>
            <w:r w:rsidRPr="0052727C">
              <w:rPr>
                <w:rFonts w:ascii="Arial Narrow" w:hAnsi="Arial Narrow"/>
                <w:color w:val="4472C4" w:themeColor="accent5"/>
              </w:rPr>
              <w:t>.]</w:t>
            </w:r>
          </w:p>
        </w:tc>
      </w:tr>
      <w:tr w:rsidR="00BA4D45" w:rsidRPr="0052727C" w14:paraId="1ACD0A8D" w14:textId="77777777" w:rsidTr="0074106A">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208C5F4C" w14:textId="70014495" w:rsidR="00BA4D45" w:rsidRPr="0052727C" w:rsidRDefault="00BA4D45" w:rsidP="00B83D70">
            <w:pPr>
              <w:spacing w:after="0"/>
              <w:jc w:val="center"/>
              <w:rPr>
                <w:rFonts w:ascii="Arial Narrow" w:hAnsi="Arial Narrow" w:cs="Arial"/>
                <w:b w:val="0"/>
                <w:bCs w:val="0"/>
              </w:rPr>
            </w:pPr>
            <w:r w:rsidRPr="0052727C">
              <w:rPr>
                <w:rFonts w:ascii="Arial Narrow" w:hAnsi="Arial Narrow"/>
              </w:rPr>
              <w:t>Requerimiento Funcional Asociado</w:t>
            </w:r>
          </w:p>
        </w:tc>
        <w:tc>
          <w:tcPr>
            <w:tcW w:w="6814" w:type="dxa"/>
            <w:tcBorders>
              <w:left w:val="single" w:sz="4" w:space="0" w:color="FFFFFF" w:themeColor="background1"/>
            </w:tcBorders>
          </w:tcPr>
          <w:p w14:paraId="4430AF97" w14:textId="59BA70AE" w:rsidR="00BA4D45" w:rsidRPr="0052727C" w:rsidRDefault="00BA4D45" w:rsidP="0052727C">
            <w:pPr>
              <w:spacing w:after="0"/>
              <w:jc w:val="both"/>
              <w:cnfStyle w:val="000000000000" w:firstRow="0" w:lastRow="0" w:firstColumn="0" w:lastColumn="0" w:oddVBand="0" w:evenVBand="0" w:oddHBand="0" w:evenHBand="0" w:firstRowFirstColumn="0" w:firstRowLastColumn="0" w:lastRowFirstColumn="0" w:lastRowLastColumn="0"/>
              <w:rPr>
                <w:rFonts w:ascii="Arial Narrow" w:hAnsi="Arial Narrow"/>
                <w:color w:val="4472C4" w:themeColor="accent5"/>
              </w:rPr>
            </w:pPr>
            <w:r w:rsidRPr="0052727C">
              <w:rPr>
                <w:rFonts w:ascii="Arial Narrow" w:hAnsi="Arial Narrow" w:cs="Arial"/>
                <w:bCs/>
                <w:color w:val="4472C4" w:themeColor="accent5"/>
              </w:rPr>
              <w:t>[Incluir el requerimiento funcional al cual se encuentra relacionad</w:t>
            </w:r>
            <w:r w:rsidR="0052727C">
              <w:rPr>
                <w:rFonts w:ascii="Arial Narrow" w:hAnsi="Arial Narrow" w:cs="Arial"/>
                <w:bCs/>
                <w:color w:val="4472C4" w:themeColor="accent5"/>
              </w:rPr>
              <w:t xml:space="preserve">o el caso de uso </w:t>
            </w:r>
            <w:r w:rsidRPr="0052727C">
              <w:rPr>
                <w:rFonts w:ascii="Arial Narrow" w:hAnsi="Arial Narrow" w:cs="Arial"/>
                <w:bCs/>
                <w:color w:val="4472C4" w:themeColor="accent5"/>
              </w:rPr>
              <w:t>RF-&lt;0X&gt; &lt;Nombre del Requerimiento&gt;.]</w:t>
            </w:r>
          </w:p>
        </w:tc>
      </w:tr>
      <w:tr w:rsidR="00BA4D45" w:rsidRPr="0052727C" w14:paraId="3BA58DE4" w14:textId="77777777" w:rsidTr="00741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7EEA1485" w14:textId="667A4D7E" w:rsidR="00BA4D45" w:rsidRPr="0052727C" w:rsidRDefault="00BA4D45" w:rsidP="00B83D70">
            <w:pPr>
              <w:spacing w:after="0"/>
              <w:jc w:val="center"/>
              <w:rPr>
                <w:rFonts w:ascii="Arial Narrow" w:hAnsi="Arial Narrow" w:cs="Arial"/>
                <w:b w:val="0"/>
                <w:bCs w:val="0"/>
              </w:rPr>
            </w:pPr>
            <w:r w:rsidRPr="0052727C">
              <w:rPr>
                <w:rFonts w:ascii="Arial Narrow" w:hAnsi="Arial Narrow" w:cs="Arial"/>
              </w:rPr>
              <w:t xml:space="preserve">Casos de </w:t>
            </w:r>
            <w:r w:rsidR="00916F77">
              <w:rPr>
                <w:rFonts w:ascii="Arial Narrow" w:hAnsi="Arial Narrow" w:cs="Arial"/>
              </w:rPr>
              <w:t>U</w:t>
            </w:r>
            <w:r w:rsidRPr="0052727C">
              <w:rPr>
                <w:rFonts w:ascii="Arial Narrow" w:hAnsi="Arial Narrow" w:cs="Arial"/>
              </w:rPr>
              <w:t xml:space="preserve">so </w:t>
            </w:r>
            <w:r w:rsidR="00916F77">
              <w:rPr>
                <w:rFonts w:ascii="Arial Narrow" w:hAnsi="Arial Narrow" w:cs="Arial"/>
              </w:rPr>
              <w:t>A</w:t>
            </w:r>
            <w:r w:rsidRPr="0052727C">
              <w:rPr>
                <w:rFonts w:ascii="Arial Narrow" w:hAnsi="Arial Narrow" w:cs="Arial"/>
              </w:rPr>
              <w:t>sociados</w:t>
            </w:r>
          </w:p>
        </w:tc>
        <w:tc>
          <w:tcPr>
            <w:tcW w:w="6814" w:type="dxa"/>
            <w:tcBorders>
              <w:left w:val="single" w:sz="4" w:space="0" w:color="FFFFFF" w:themeColor="background1"/>
            </w:tcBorders>
            <w:shd w:val="clear" w:color="auto" w:fill="FFFFFF" w:themeFill="background1"/>
          </w:tcPr>
          <w:p w14:paraId="75223058" w14:textId="285B30AB" w:rsidR="00BA4D45" w:rsidRPr="0052727C" w:rsidRDefault="00EA0A99" w:rsidP="0052727C">
            <w:pPr>
              <w:pStyle w:val="AzulComentarios"/>
              <w:spacing w:before="0" w:after="0"/>
              <w:cnfStyle w:val="000000100000" w:firstRow="0" w:lastRow="0" w:firstColumn="0" w:lastColumn="0" w:oddVBand="0" w:evenVBand="0" w:oddHBand="1" w:evenHBand="0" w:firstRowFirstColumn="0" w:firstRowLastColumn="0" w:lastRowFirstColumn="0" w:lastRowLastColumn="0"/>
              <w:rPr>
                <w:rFonts w:ascii="Arial Narrow" w:hAnsi="Arial Narrow" w:cs="Arial"/>
                <w:color w:val="auto"/>
                <w:sz w:val="22"/>
                <w:szCs w:val="22"/>
              </w:rPr>
            </w:pPr>
            <w:r w:rsidRPr="0052727C">
              <w:rPr>
                <w:rFonts w:ascii="Arial Narrow" w:hAnsi="Arial Narrow"/>
                <w:color w:val="4472C4" w:themeColor="accent5"/>
                <w:sz w:val="22"/>
                <w:szCs w:val="22"/>
              </w:rPr>
              <w:t>[Listar l</w:t>
            </w:r>
            <w:r w:rsidR="0052727C">
              <w:rPr>
                <w:rFonts w:ascii="Arial Narrow" w:hAnsi="Arial Narrow"/>
                <w:color w:val="4472C4" w:themeColor="accent5"/>
                <w:sz w:val="22"/>
                <w:szCs w:val="22"/>
              </w:rPr>
              <w:t>o</w:t>
            </w:r>
            <w:r w:rsidRPr="0052727C">
              <w:rPr>
                <w:rFonts w:ascii="Arial Narrow" w:hAnsi="Arial Narrow"/>
                <w:color w:val="4472C4" w:themeColor="accent5"/>
                <w:sz w:val="22"/>
                <w:szCs w:val="22"/>
              </w:rPr>
              <w:t xml:space="preserve">s </w:t>
            </w:r>
            <w:r w:rsidR="0052727C">
              <w:rPr>
                <w:rFonts w:ascii="Arial Narrow" w:hAnsi="Arial Narrow"/>
                <w:color w:val="4472C4" w:themeColor="accent5"/>
                <w:sz w:val="22"/>
                <w:szCs w:val="22"/>
              </w:rPr>
              <w:t xml:space="preserve">casos de uso </w:t>
            </w:r>
            <w:r w:rsidRPr="0052727C">
              <w:rPr>
                <w:rFonts w:ascii="Arial Narrow" w:hAnsi="Arial Narrow"/>
                <w:color w:val="4472C4" w:themeColor="accent5"/>
                <w:sz w:val="22"/>
                <w:szCs w:val="22"/>
              </w:rPr>
              <w:t>con l</w:t>
            </w:r>
            <w:r w:rsidR="0052727C">
              <w:rPr>
                <w:rFonts w:ascii="Arial Narrow" w:hAnsi="Arial Narrow"/>
                <w:color w:val="4472C4" w:themeColor="accent5"/>
                <w:sz w:val="22"/>
                <w:szCs w:val="22"/>
              </w:rPr>
              <w:t>o</w:t>
            </w:r>
            <w:r w:rsidRPr="0052727C">
              <w:rPr>
                <w:rFonts w:ascii="Arial Narrow" w:hAnsi="Arial Narrow"/>
                <w:color w:val="4472C4" w:themeColor="accent5"/>
                <w:sz w:val="22"/>
                <w:szCs w:val="22"/>
              </w:rPr>
              <w:t>s cuales se relaciona esta funcionalidad &lt;</w:t>
            </w:r>
            <w:r w:rsidR="0052727C">
              <w:rPr>
                <w:rFonts w:ascii="Arial Narrow" w:hAnsi="Arial Narrow"/>
                <w:color w:val="4472C4" w:themeColor="accent5"/>
                <w:sz w:val="22"/>
                <w:szCs w:val="22"/>
              </w:rPr>
              <w:t>CU</w:t>
            </w:r>
            <w:r w:rsidRPr="0052727C">
              <w:rPr>
                <w:rFonts w:ascii="Arial Narrow" w:hAnsi="Arial Narrow"/>
                <w:color w:val="4472C4" w:themeColor="accent5"/>
                <w:sz w:val="22"/>
                <w:szCs w:val="22"/>
              </w:rPr>
              <w:t>00X&gt; &lt;</w:t>
            </w:r>
            <w:r w:rsidR="0052727C">
              <w:rPr>
                <w:rFonts w:ascii="Arial Narrow" w:hAnsi="Arial Narrow"/>
                <w:color w:val="4472C4" w:themeColor="accent5"/>
                <w:sz w:val="22"/>
                <w:szCs w:val="22"/>
              </w:rPr>
              <w:t>NOMBRE</w:t>
            </w:r>
            <w:r w:rsidRPr="0052727C">
              <w:rPr>
                <w:rFonts w:ascii="Arial Narrow" w:hAnsi="Arial Narrow"/>
                <w:color w:val="4472C4" w:themeColor="accent5"/>
                <w:sz w:val="22"/>
                <w:szCs w:val="22"/>
              </w:rPr>
              <w:t>_</w:t>
            </w:r>
            <w:r w:rsidR="0052727C">
              <w:rPr>
                <w:rFonts w:ascii="Arial Narrow" w:hAnsi="Arial Narrow"/>
                <w:color w:val="4472C4" w:themeColor="accent5"/>
                <w:sz w:val="22"/>
                <w:szCs w:val="22"/>
              </w:rPr>
              <w:t>CU</w:t>
            </w:r>
            <w:r w:rsidRPr="0052727C">
              <w:rPr>
                <w:rFonts w:ascii="Arial Narrow" w:hAnsi="Arial Narrow"/>
                <w:color w:val="4472C4" w:themeColor="accent5"/>
                <w:sz w:val="22"/>
                <w:szCs w:val="22"/>
              </w:rPr>
              <w:t>&gt;, en caso de no registrar relaciones se deberá indicar que No aplica.]</w:t>
            </w:r>
          </w:p>
        </w:tc>
      </w:tr>
      <w:tr w:rsidR="00EA0A99" w:rsidRPr="0052727C" w14:paraId="11482E16" w14:textId="77777777" w:rsidTr="0074106A">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22254799" w14:textId="6F219AD1" w:rsidR="00EA0A99" w:rsidRPr="0052727C" w:rsidRDefault="00EA0A99" w:rsidP="00B83D70">
            <w:pPr>
              <w:spacing w:after="0"/>
              <w:jc w:val="center"/>
              <w:rPr>
                <w:rFonts w:ascii="Arial Narrow" w:hAnsi="Arial Narrow" w:cs="Arial"/>
                <w:b w:val="0"/>
                <w:bCs w:val="0"/>
              </w:rPr>
            </w:pPr>
            <w:r w:rsidRPr="0052727C">
              <w:rPr>
                <w:rFonts w:ascii="Arial Narrow" w:hAnsi="Arial Narrow"/>
              </w:rPr>
              <w:t>Prioridad</w:t>
            </w:r>
          </w:p>
        </w:tc>
        <w:tc>
          <w:tcPr>
            <w:tcW w:w="6814" w:type="dxa"/>
            <w:tcBorders>
              <w:left w:val="single" w:sz="4" w:space="0" w:color="FFFFFF" w:themeColor="background1"/>
            </w:tcBorders>
          </w:tcPr>
          <w:p w14:paraId="0B387E0B" w14:textId="42EA9737" w:rsidR="00EA0A99" w:rsidRPr="0052727C" w:rsidRDefault="00EA0A99" w:rsidP="0052727C">
            <w:pPr>
              <w:pStyle w:val="AzulComentarios"/>
              <w:spacing w:before="0" w:after="0"/>
              <w:cnfStyle w:val="000000000000" w:firstRow="0" w:lastRow="0" w:firstColumn="0" w:lastColumn="0" w:oddVBand="0" w:evenVBand="0" w:oddHBand="0" w:evenHBand="0" w:firstRowFirstColumn="0" w:firstRowLastColumn="0" w:lastRowFirstColumn="0" w:lastRowLastColumn="0"/>
              <w:rPr>
                <w:rFonts w:ascii="Arial Narrow" w:hAnsi="Arial Narrow"/>
                <w:color w:val="4472C4" w:themeColor="accent5"/>
                <w:sz w:val="22"/>
                <w:szCs w:val="22"/>
              </w:rPr>
            </w:pPr>
            <w:r w:rsidRPr="0052727C">
              <w:rPr>
                <w:rFonts w:ascii="Arial Narrow" w:hAnsi="Arial Narrow" w:cs="Arial"/>
                <w:color w:val="4F81BD"/>
                <w:sz w:val="22"/>
                <w:szCs w:val="22"/>
              </w:rPr>
              <w:t>[Determinar la prioridad de</w:t>
            </w:r>
            <w:r w:rsidR="0052727C">
              <w:rPr>
                <w:rFonts w:ascii="Arial Narrow" w:hAnsi="Arial Narrow" w:cs="Arial"/>
                <w:color w:val="4F81BD"/>
                <w:sz w:val="22"/>
                <w:szCs w:val="22"/>
              </w:rPr>
              <w:t xml:space="preserve">l caso de uso </w:t>
            </w:r>
            <w:r w:rsidRPr="0052727C">
              <w:rPr>
                <w:rFonts w:ascii="Arial Narrow" w:hAnsi="Arial Narrow" w:cs="Arial"/>
                <w:color w:val="4F81BD"/>
                <w:sz w:val="22"/>
                <w:szCs w:val="22"/>
              </w:rPr>
              <w:t>Alta, Media o Baja.]</w:t>
            </w:r>
          </w:p>
        </w:tc>
      </w:tr>
      <w:tr w:rsidR="00EA0A99" w:rsidRPr="0052727C" w14:paraId="6D17D3EE" w14:textId="77777777" w:rsidTr="00741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59412949" w14:textId="77777777" w:rsidR="00EA0A99" w:rsidRPr="0052727C" w:rsidRDefault="00EA0A99" w:rsidP="00B83D70">
            <w:pPr>
              <w:spacing w:after="0"/>
              <w:jc w:val="center"/>
              <w:rPr>
                <w:rFonts w:ascii="Arial Narrow" w:hAnsi="Arial Narrow" w:cs="Arial"/>
                <w:b w:val="0"/>
                <w:bCs w:val="0"/>
              </w:rPr>
            </w:pPr>
            <w:r w:rsidRPr="0052727C">
              <w:rPr>
                <w:rFonts w:ascii="Arial Narrow" w:hAnsi="Arial Narrow" w:cs="Arial"/>
              </w:rPr>
              <w:t>Precondiciones</w:t>
            </w:r>
          </w:p>
        </w:tc>
        <w:tc>
          <w:tcPr>
            <w:tcW w:w="6814" w:type="dxa"/>
            <w:tcBorders>
              <w:left w:val="single" w:sz="4" w:space="0" w:color="FFFFFF" w:themeColor="background1"/>
            </w:tcBorders>
            <w:shd w:val="clear" w:color="auto" w:fill="FFFFFF" w:themeFill="background1"/>
          </w:tcPr>
          <w:p w14:paraId="509E89C3" w14:textId="643397E3" w:rsidR="00EA0A99" w:rsidRPr="0052727C" w:rsidRDefault="00EA0A99" w:rsidP="0052727C">
            <w:pPr>
              <w:pStyle w:val="AzulComentarios"/>
              <w:spacing w:before="0" w:after="0"/>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52727C">
              <w:rPr>
                <w:rFonts w:ascii="Arial Narrow" w:hAnsi="Arial Narrow"/>
                <w:color w:val="4472C4" w:themeColor="accent5"/>
                <w:sz w:val="22"/>
                <w:szCs w:val="22"/>
              </w:rPr>
              <w:t xml:space="preserve">[Describir las condiciones previas que se deben tener en cuenta para que </w:t>
            </w:r>
            <w:r w:rsidR="0052727C">
              <w:rPr>
                <w:rFonts w:ascii="Arial Narrow" w:hAnsi="Arial Narrow"/>
                <w:color w:val="4472C4" w:themeColor="accent5"/>
                <w:sz w:val="22"/>
                <w:szCs w:val="22"/>
              </w:rPr>
              <w:t xml:space="preserve">el caso de uso </w:t>
            </w:r>
            <w:r w:rsidRPr="0052727C">
              <w:rPr>
                <w:rFonts w:ascii="Arial Narrow" w:hAnsi="Arial Narrow"/>
                <w:color w:val="4472C4" w:themeColor="accent5"/>
                <w:sz w:val="22"/>
                <w:szCs w:val="22"/>
              </w:rPr>
              <w:t>pueda ejecutarse o cumpla con su propósito.]</w:t>
            </w:r>
          </w:p>
        </w:tc>
      </w:tr>
      <w:tr w:rsidR="00EA0A99" w:rsidRPr="0052727C" w14:paraId="5FA6B7DC" w14:textId="77777777" w:rsidTr="0074106A">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462A4659" w14:textId="77777777" w:rsidR="00EA0A99" w:rsidRPr="00E20A53" w:rsidRDefault="00EA0A99" w:rsidP="00B83D70">
            <w:pPr>
              <w:spacing w:after="0"/>
              <w:jc w:val="center"/>
              <w:rPr>
                <w:rFonts w:ascii="Arial Narrow" w:hAnsi="Arial Narrow" w:cs="Arial"/>
                <w:b w:val="0"/>
                <w:bCs w:val="0"/>
              </w:rPr>
            </w:pPr>
            <w:r w:rsidRPr="00E20A53">
              <w:rPr>
                <w:rFonts w:ascii="Arial Narrow" w:hAnsi="Arial Narrow" w:cs="Arial"/>
              </w:rPr>
              <w:t>Post condiciones</w:t>
            </w:r>
          </w:p>
        </w:tc>
        <w:tc>
          <w:tcPr>
            <w:tcW w:w="6814" w:type="dxa"/>
            <w:tcBorders>
              <w:left w:val="single" w:sz="4" w:space="0" w:color="FFFFFF" w:themeColor="background1"/>
            </w:tcBorders>
          </w:tcPr>
          <w:p w14:paraId="5ED9ABF5" w14:textId="23167402" w:rsidR="00EA0A99" w:rsidRPr="001B7C00" w:rsidRDefault="001B7C00" w:rsidP="001B7C00">
            <w:pPr>
              <w:pStyle w:val="AzulComentarios"/>
              <w:spacing w:before="0" w:after="0"/>
              <w:cnfStyle w:val="000000000000" w:firstRow="0" w:lastRow="0" w:firstColumn="0" w:lastColumn="0" w:oddVBand="0" w:evenVBand="0" w:oddHBand="0" w:evenHBand="0" w:firstRowFirstColumn="0" w:firstRowLastColumn="0" w:lastRowFirstColumn="0" w:lastRowLastColumn="0"/>
              <w:rPr>
                <w:rFonts w:ascii="Arial Narrow" w:hAnsi="Arial Narrow" w:cs="Arial"/>
                <w:color w:val="4472C4" w:themeColor="accent5"/>
                <w:sz w:val="22"/>
                <w:szCs w:val="22"/>
              </w:rPr>
            </w:pPr>
            <w:r w:rsidRPr="001B7C00">
              <w:rPr>
                <w:rFonts w:ascii="Arial Narrow" w:hAnsi="Arial Narrow"/>
                <w:color w:val="4472C4" w:themeColor="accent5"/>
                <w:sz w:val="22"/>
                <w:szCs w:val="22"/>
              </w:rPr>
              <w:t>[Describ</w:t>
            </w:r>
            <w:r w:rsidR="00245FA4">
              <w:rPr>
                <w:rFonts w:ascii="Arial Narrow" w:hAnsi="Arial Narrow"/>
                <w:color w:val="4472C4" w:themeColor="accent5"/>
                <w:sz w:val="22"/>
                <w:szCs w:val="22"/>
              </w:rPr>
              <w:t>ir</w:t>
            </w:r>
            <w:r w:rsidRPr="001B7C00">
              <w:rPr>
                <w:rFonts w:ascii="Arial Narrow" w:hAnsi="Arial Narrow"/>
                <w:color w:val="4472C4" w:themeColor="accent5"/>
                <w:sz w:val="22"/>
                <w:szCs w:val="22"/>
              </w:rPr>
              <w:t xml:space="preserve"> las condiciones en las que se espera quede la funcionalidad para ser utilizada</w:t>
            </w:r>
            <w:r>
              <w:rPr>
                <w:rFonts w:ascii="Arial Narrow" w:hAnsi="Arial Narrow"/>
                <w:color w:val="4472C4" w:themeColor="accent5"/>
                <w:sz w:val="22"/>
                <w:szCs w:val="22"/>
              </w:rPr>
              <w:t>.</w:t>
            </w:r>
            <w:r w:rsidRPr="001B7C00">
              <w:rPr>
                <w:rFonts w:ascii="Arial Narrow" w:hAnsi="Arial Narrow"/>
                <w:color w:val="4472C4" w:themeColor="accent5"/>
                <w:sz w:val="22"/>
                <w:szCs w:val="22"/>
              </w:rPr>
              <w:t>]</w:t>
            </w:r>
          </w:p>
        </w:tc>
      </w:tr>
      <w:tr w:rsidR="00EA0A99" w:rsidRPr="0052727C" w14:paraId="735D626C" w14:textId="77777777" w:rsidTr="00741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FFFFFF" w:themeColor="background1"/>
              <w:right w:val="single" w:sz="4" w:space="0" w:color="FFFFFF" w:themeColor="background1"/>
            </w:tcBorders>
            <w:vAlign w:val="center"/>
          </w:tcPr>
          <w:p w14:paraId="19E8554E" w14:textId="77777777" w:rsidR="00EA0A99" w:rsidRPr="00E20A53" w:rsidRDefault="00EA0A99" w:rsidP="00B83D70">
            <w:pPr>
              <w:spacing w:after="0"/>
              <w:jc w:val="center"/>
              <w:rPr>
                <w:rFonts w:ascii="Arial Narrow" w:hAnsi="Arial Narrow" w:cs="Arial"/>
                <w:b w:val="0"/>
                <w:bCs w:val="0"/>
              </w:rPr>
            </w:pPr>
            <w:r w:rsidRPr="00E20A53">
              <w:rPr>
                <w:rFonts w:ascii="Arial Narrow" w:hAnsi="Arial Narrow" w:cs="Arial"/>
              </w:rPr>
              <w:t>Criterios de Aceptación</w:t>
            </w:r>
          </w:p>
        </w:tc>
        <w:tc>
          <w:tcPr>
            <w:tcW w:w="6814" w:type="dxa"/>
            <w:tcBorders>
              <w:left w:val="single" w:sz="4" w:space="0" w:color="FFFFFF" w:themeColor="background1"/>
            </w:tcBorders>
            <w:shd w:val="clear" w:color="auto" w:fill="FFFFFF" w:themeFill="background1"/>
          </w:tcPr>
          <w:p w14:paraId="3463CA87" w14:textId="57BDC2DB" w:rsidR="00EA0A99" w:rsidRPr="0052727C" w:rsidRDefault="00EA0A99" w:rsidP="00034BAB">
            <w:pPr>
              <w:pStyle w:val="InfoBlue"/>
              <w:cnfStyle w:val="000000100000" w:firstRow="0" w:lastRow="0" w:firstColumn="0" w:lastColumn="0" w:oddVBand="0" w:evenVBand="0" w:oddHBand="1" w:evenHBand="0" w:firstRowFirstColumn="0" w:firstRowLastColumn="0" w:lastRowFirstColumn="0" w:lastRowLastColumn="0"/>
              <w:rPr>
                <w:rStyle w:val="AzulComentariosCar"/>
                <w:rFonts w:ascii="Arial Narrow" w:hAnsi="Arial Narrow" w:cs="Arial"/>
                <w:color w:val="auto"/>
                <w:sz w:val="22"/>
                <w:szCs w:val="22"/>
                <w:lang w:val="es-CO"/>
              </w:rPr>
            </w:pPr>
            <w:r w:rsidRPr="0052727C">
              <w:rPr>
                <w:rFonts w:eastAsiaTheme="minorHAnsi"/>
              </w:rPr>
              <w:t>[Describ</w:t>
            </w:r>
            <w:r w:rsidR="00245FA4">
              <w:rPr>
                <w:rFonts w:eastAsiaTheme="minorHAnsi"/>
              </w:rPr>
              <w:t>ir</w:t>
            </w:r>
            <w:r w:rsidRPr="0052727C">
              <w:rPr>
                <w:rFonts w:eastAsiaTheme="minorHAnsi"/>
              </w:rPr>
              <w:t xml:space="preserve"> las condiciones a partir de las cuales será validad</w:t>
            </w:r>
            <w:r w:rsidR="00E20A53">
              <w:rPr>
                <w:rFonts w:eastAsiaTheme="minorHAnsi"/>
              </w:rPr>
              <w:t>o el caso de uso.</w:t>
            </w:r>
            <w:r w:rsidRPr="0052727C">
              <w:rPr>
                <w:rFonts w:eastAsiaTheme="minorHAnsi"/>
              </w:rPr>
              <w:t>]</w:t>
            </w:r>
          </w:p>
        </w:tc>
      </w:tr>
      <w:tr w:rsidR="00EA0A99" w:rsidRPr="0052727C" w14:paraId="7EE61C54" w14:textId="77777777" w:rsidTr="0074106A">
        <w:tc>
          <w:tcPr>
            <w:cnfStyle w:val="001000000000" w:firstRow="0" w:lastRow="0" w:firstColumn="1" w:lastColumn="0" w:oddVBand="0" w:evenVBand="0" w:oddHBand="0" w:evenHBand="0" w:firstRowFirstColumn="0" w:firstRowLastColumn="0" w:lastRowFirstColumn="0" w:lastRowLastColumn="0"/>
            <w:tcW w:w="2112" w:type="dxa"/>
            <w:tcBorders>
              <w:top w:val="single" w:sz="4" w:space="0" w:color="FFFFFF" w:themeColor="background1"/>
              <w:left w:val="single" w:sz="4" w:space="0" w:color="4472C4" w:themeColor="accent5"/>
              <w:bottom w:val="single" w:sz="4" w:space="0" w:color="4472C4" w:themeColor="accent5"/>
              <w:right w:val="single" w:sz="4" w:space="0" w:color="FFFFFF" w:themeColor="background1"/>
            </w:tcBorders>
            <w:vAlign w:val="center"/>
          </w:tcPr>
          <w:p w14:paraId="2B60292E" w14:textId="0CD1B517" w:rsidR="00EA0A99" w:rsidRPr="0052727C" w:rsidRDefault="00EA0A99" w:rsidP="00B83D70">
            <w:pPr>
              <w:spacing w:after="0"/>
              <w:jc w:val="center"/>
              <w:rPr>
                <w:rFonts w:ascii="Arial Narrow" w:hAnsi="Arial Narrow" w:cs="Arial"/>
              </w:rPr>
            </w:pPr>
            <w:r w:rsidRPr="0052727C">
              <w:rPr>
                <w:rFonts w:ascii="Arial Narrow" w:hAnsi="Arial Narrow"/>
              </w:rPr>
              <w:t>Documentos Anexos</w:t>
            </w:r>
          </w:p>
        </w:tc>
        <w:tc>
          <w:tcPr>
            <w:tcW w:w="6814" w:type="dxa"/>
            <w:tcBorders>
              <w:left w:val="single" w:sz="4" w:space="0" w:color="FFFFFF" w:themeColor="background1"/>
              <w:bottom w:val="single" w:sz="4" w:space="0" w:color="4472C4" w:themeColor="accent5"/>
            </w:tcBorders>
          </w:tcPr>
          <w:p w14:paraId="23188654" w14:textId="54397F09" w:rsidR="00EA0A99" w:rsidRPr="0052727C" w:rsidRDefault="00EA0A99" w:rsidP="00034BAB">
            <w:pPr>
              <w:pStyle w:val="InfoBlue"/>
              <w:cnfStyle w:val="000000000000" w:firstRow="0" w:lastRow="0" w:firstColumn="0" w:lastColumn="0" w:oddVBand="0" w:evenVBand="0" w:oddHBand="0" w:evenHBand="0" w:firstRowFirstColumn="0" w:firstRowLastColumn="0" w:lastRowFirstColumn="0" w:lastRowLastColumn="0"/>
              <w:rPr>
                <w:rFonts w:eastAsiaTheme="minorHAnsi" w:cstheme="minorBidi"/>
                <w:lang w:bidi="ar-SA"/>
              </w:rPr>
            </w:pPr>
            <w:r w:rsidRPr="0052727C">
              <w:t>[Si se considera necesario brindar información complementaria para dar una mayor claridad a</w:t>
            </w:r>
            <w:r w:rsidR="00E20A53">
              <w:t xml:space="preserve">cerca del caso de uso </w:t>
            </w:r>
            <w:r w:rsidRPr="0052727C">
              <w:t>dada su complejidad, se deberán anexar los documentos que se consideren haciendo la relación de estos y creando su correspondiente hipervínculo.]</w:t>
            </w:r>
          </w:p>
        </w:tc>
      </w:tr>
    </w:tbl>
    <w:p w14:paraId="6CE482AA" w14:textId="157596D1" w:rsidR="00245FA4" w:rsidRDefault="00245FA4" w:rsidP="00BA4D45">
      <w:pPr>
        <w:spacing w:after="0"/>
        <w:rPr>
          <w:rFonts w:ascii="Arial Narrow" w:hAnsi="Arial Narrow" w:cs="Arial"/>
        </w:rPr>
      </w:pPr>
    </w:p>
    <w:p w14:paraId="16AC4F4C" w14:textId="403AC573" w:rsidR="00245FA4" w:rsidRPr="004B6398" w:rsidRDefault="00245FA4" w:rsidP="00245FA4">
      <w:pPr>
        <w:pStyle w:val="InfoBlue"/>
        <w:rPr>
          <w:i/>
        </w:rPr>
      </w:pPr>
      <w:r w:rsidRPr="004B6398">
        <w:t>[Describ</w:t>
      </w:r>
      <w:r>
        <w:t>ir</w:t>
      </w:r>
      <w:r w:rsidRPr="004B6398">
        <w:t xml:space="preserve"> paso a paso como interactúa el actor con el sistema, detallando las acciones que realiza y el comportamiento que se espera del sistema</w:t>
      </w:r>
      <w:r>
        <w:t>.</w:t>
      </w:r>
      <w:r w:rsidRPr="004B6398">
        <w:t>]</w:t>
      </w:r>
    </w:p>
    <w:p w14:paraId="5B27887F" w14:textId="77777777" w:rsidR="00245FA4" w:rsidRPr="0052727C" w:rsidRDefault="00245FA4" w:rsidP="00BA4D45">
      <w:pPr>
        <w:spacing w:after="0"/>
        <w:rPr>
          <w:rFonts w:ascii="Arial Narrow" w:hAnsi="Arial Narrow" w:cs="Arial"/>
        </w:rPr>
      </w:pPr>
    </w:p>
    <w:tbl>
      <w:tblPr>
        <w:tblStyle w:val="Tablaconcuadrcula4-nfasis5"/>
        <w:tblW w:w="8926" w:type="dxa"/>
        <w:tblLook w:val="0420" w:firstRow="1" w:lastRow="0" w:firstColumn="0" w:lastColumn="0" w:noHBand="0" w:noVBand="1"/>
      </w:tblPr>
      <w:tblGrid>
        <w:gridCol w:w="1056"/>
        <w:gridCol w:w="2251"/>
        <w:gridCol w:w="5619"/>
      </w:tblGrid>
      <w:tr w:rsidR="00BA4D45" w:rsidRPr="0052727C" w14:paraId="4478095C" w14:textId="77777777" w:rsidTr="0074106A">
        <w:trPr>
          <w:cnfStyle w:val="100000000000" w:firstRow="1" w:lastRow="0" w:firstColumn="0" w:lastColumn="0" w:oddVBand="0" w:evenVBand="0" w:oddHBand="0" w:evenHBand="0" w:firstRowFirstColumn="0" w:firstRowLastColumn="0" w:lastRowFirstColumn="0" w:lastRowLastColumn="0"/>
        </w:trPr>
        <w:tc>
          <w:tcPr>
            <w:tcW w:w="8926" w:type="dxa"/>
            <w:gridSpan w:val="3"/>
            <w:tcBorders>
              <w:bottom w:val="single" w:sz="4" w:space="0" w:color="FFFFFF" w:themeColor="background1"/>
            </w:tcBorders>
          </w:tcPr>
          <w:p w14:paraId="2BC87688" w14:textId="2C6F34A1" w:rsidR="00BA4D45" w:rsidRPr="0052727C" w:rsidRDefault="00BA4D45" w:rsidP="00BD1969">
            <w:pPr>
              <w:spacing w:after="0"/>
              <w:jc w:val="center"/>
              <w:rPr>
                <w:rFonts w:ascii="Arial Narrow" w:hAnsi="Arial Narrow" w:cs="Arial"/>
                <w:b w:val="0"/>
              </w:rPr>
            </w:pPr>
            <w:r w:rsidRPr="0052727C">
              <w:rPr>
                <w:rFonts w:ascii="Arial Narrow" w:hAnsi="Arial Narrow" w:cs="Arial"/>
              </w:rPr>
              <w:t xml:space="preserve">Flujo </w:t>
            </w:r>
            <w:r w:rsidR="0014648F">
              <w:rPr>
                <w:rFonts w:ascii="Arial Narrow" w:hAnsi="Arial Narrow" w:cs="Arial"/>
              </w:rPr>
              <w:t>Básico</w:t>
            </w:r>
            <w:r w:rsidRPr="0052727C">
              <w:rPr>
                <w:rFonts w:ascii="Arial Narrow" w:hAnsi="Arial Narrow" w:cs="Arial"/>
              </w:rPr>
              <w:t xml:space="preserve">: </w:t>
            </w:r>
            <w:r w:rsidR="00ED1E48">
              <w:rPr>
                <w:rFonts w:ascii="Arial Narrow" w:hAnsi="Arial Narrow" w:cs="Arial"/>
              </w:rPr>
              <w:t>[Nombre del Flujo Básico]</w:t>
            </w:r>
          </w:p>
        </w:tc>
      </w:tr>
      <w:tr w:rsidR="00BA4D45" w:rsidRPr="0052727C" w14:paraId="0AB6E9E9" w14:textId="77777777" w:rsidTr="0074106A">
        <w:trPr>
          <w:cnfStyle w:val="000000100000" w:firstRow="0" w:lastRow="0" w:firstColumn="0" w:lastColumn="0" w:oddVBand="0" w:evenVBand="0" w:oddHBand="1" w:evenHBand="0" w:firstRowFirstColumn="0" w:firstRowLastColumn="0" w:lastRowFirstColumn="0" w:lastRowLastColumn="0"/>
        </w:trPr>
        <w:tc>
          <w:tcPr>
            <w:tcW w:w="1056" w:type="dxa"/>
            <w:tcBorders>
              <w:top w:val="single" w:sz="4" w:space="0" w:color="FFFFFF" w:themeColor="background1"/>
            </w:tcBorders>
            <w:shd w:val="clear" w:color="auto" w:fill="4472C4" w:themeFill="accent5"/>
          </w:tcPr>
          <w:p w14:paraId="4C0BF2FA" w14:textId="77777777" w:rsidR="00BA4D45" w:rsidRPr="00F61C69" w:rsidRDefault="00BA4D45" w:rsidP="00B46CCD">
            <w:pPr>
              <w:spacing w:after="0"/>
              <w:jc w:val="center"/>
              <w:rPr>
                <w:rFonts w:ascii="Arial Narrow" w:hAnsi="Arial Narrow" w:cs="Arial"/>
                <w:b/>
                <w:bCs/>
                <w:color w:val="FFFFFF" w:themeColor="background1"/>
              </w:rPr>
            </w:pPr>
            <w:r w:rsidRPr="00F61C69">
              <w:rPr>
                <w:rFonts w:ascii="Arial Narrow" w:hAnsi="Arial Narrow" w:cs="Arial"/>
                <w:b/>
                <w:bCs/>
                <w:color w:val="FFFFFF" w:themeColor="background1"/>
              </w:rPr>
              <w:t>Paso</w:t>
            </w:r>
          </w:p>
        </w:tc>
        <w:tc>
          <w:tcPr>
            <w:tcW w:w="2251" w:type="dxa"/>
            <w:tcBorders>
              <w:top w:val="single" w:sz="4" w:space="0" w:color="FFFFFF" w:themeColor="background1"/>
            </w:tcBorders>
            <w:shd w:val="clear" w:color="auto" w:fill="4472C4" w:themeFill="accent5"/>
          </w:tcPr>
          <w:p w14:paraId="01753186" w14:textId="77777777" w:rsidR="00BA4D45" w:rsidRPr="00F61C69" w:rsidRDefault="00BA4D45" w:rsidP="00B46CCD">
            <w:pPr>
              <w:spacing w:after="0"/>
              <w:jc w:val="center"/>
              <w:rPr>
                <w:rFonts w:ascii="Arial Narrow" w:hAnsi="Arial Narrow" w:cs="Arial"/>
                <w:b/>
                <w:bCs/>
                <w:color w:val="FFFFFF" w:themeColor="background1"/>
              </w:rPr>
            </w:pPr>
            <w:r w:rsidRPr="00F61C69">
              <w:rPr>
                <w:rFonts w:ascii="Arial Narrow" w:hAnsi="Arial Narrow" w:cs="Arial"/>
                <w:b/>
                <w:bCs/>
                <w:color w:val="FFFFFF" w:themeColor="background1"/>
              </w:rPr>
              <w:t>Actor</w:t>
            </w:r>
          </w:p>
        </w:tc>
        <w:tc>
          <w:tcPr>
            <w:tcW w:w="5619" w:type="dxa"/>
            <w:tcBorders>
              <w:top w:val="single" w:sz="4" w:space="0" w:color="FFFFFF" w:themeColor="background1"/>
            </w:tcBorders>
            <w:shd w:val="clear" w:color="auto" w:fill="4472C4" w:themeFill="accent5"/>
          </w:tcPr>
          <w:p w14:paraId="07F986D9" w14:textId="77777777" w:rsidR="00BA4D45" w:rsidRPr="00F61C69" w:rsidRDefault="00BA4D45" w:rsidP="00B46CCD">
            <w:pPr>
              <w:spacing w:after="0"/>
              <w:jc w:val="center"/>
              <w:rPr>
                <w:rFonts w:ascii="Arial Narrow" w:hAnsi="Arial Narrow" w:cs="Arial"/>
                <w:b/>
                <w:bCs/>
                <w:color w:val="FFFFFF" w:themeColor="background1"/>
              </w:rPr>
            </w:pPr>
            <w:r w:rsidRPr="00F61C69">
              <w:rPr>
                <w:rFonts w:ascii="Arial Narrow" w:hAnsi="Arial Narrow" w:cs="Arial"/>
                <w:b/>
                <w:bCs/>
                <w:color w:val="FFFFFF" w:themeColor="background1"/>
              </w:rPr>
              <w:t>Descripción</w:t>
            </w:r>
          </w:p>
        </w:tc>
      </w:tr>
      <w:tr w:rsidR="00BA4D45" w:rsidRPr="0052727C" w14:paraId="481A96FE" w14:textId="77777777" w:rsidTr="00764EFB">
        <w:tc>
          <w:tcPr>
            <w:tcW w:w="1056" w:type="dxa"/>
            <w:shd w:val="clear" w:color="auto" w:fill="FFFFFF" w:themeFill="background1"/>
            <w:vAlign w:val="center"/>
          </w:tcPr>
          <w:p w14:paraId="26383BAB" w14:textId="072DF076" w:rsidR="00BA4D45" w:rsidRPr="0052727C" w:rsidRDefault="001B7C00" w:rsidP="00B46CCD">
            <w:pPr>
              <w:spacing w:after="0"/>
              <w:jc w:val="center"/>
              <w:rPr>
                <w:rFonts w:ascii="Arial Narrow" w:hAnsi="Arial Narrow" w:cs="Arial"/>
              </w:rPr>
            </w:pPr>
            <w:r>
              <w:rPr>
                <w:rFonts w:ascii="Arial Narrow" w:hAnsi="Arial Narrow" w:cs="Arial"/>
                <w:color w:val="4472C4" w:themeColor="accent5"/>
              </w:rPr>
              <w:t>[</w:t>
            </w:r>
            <w:r w:rsidRPr="001B7C00">
              <w:rPr>
                <w:rFonts w:ascii="Arial Narrow" w:hAnsi="Arial Narrow" w:cs="Arial"/>
                <w:color w:val="4472C4" w:themeColor="accent5"/>
              </w:rPr>
              <w:t># paso</w:t>
            </w:r>
            <w:r>
              <w:rPr>
                <w:rFonts w:ascii="Arial Narrow" w:hAnsi="Arial Narrow" w:cs="Arial"/>
                <w:color w:val="4472C4" w:themeColor="accent5"/>
              </w:rPr>
              <w:t>]</w:t>
            </w:r>
          </w:p>
        </w:tc>
        <w:tc>
          <w:tcPr>
            <w:tcW w:w="2251" w:type="dxa"/>
            <w:shd w:val="clear" w:color="auto" w:fill="FFFFFF" w:themeFill="background1"/>
            <w:vAlign w:val="center"/>
          </w:tcPr>
          <w:p w14:paraId="5655CACD" w14:textId="14CBAD53" w:rsidR="00BA4D45" w:rsidRPr="0052727C" w:rsidRDefault="001B7C00" w:rsidP="00B46CCD">
            <w:pPr>
              <w:spacing w:after="0"/>
              <w:jc w:val="center"/>
              <w:rPr>
                <w:rFonts w:ascii="Arial Narrow" w:hAnsi="Arial Narrow" w:cs="Arial"/>
              </w:rPr>
            </w:pPr>
            <w:r>
              <w:rPr>
                <w:rFonts w:ascii="Arial Narrow" w:hAnsi="Arial Narrow" w:cs="Arial"/>
                <w:color w:val="4472C4" w:themeColor="accent5"/>
              </w:rPr>
              <w:t>[</w:t>
            </w:r>
            <w:r w:rsidRPr="001B7C00">
              <w:rPr>
                <w:rFonts w:ascii="Arial Narrow" w:hAnsi="Arial Narrow" w:cs="Arial"/>
                <w:color w:val="4472C4" w:themeColor="accent5"/>
              </w:rPr>
              <w:t>Nombre del Actor</w:t>
            </w:r>
            <w:r>
              <w:rPr>
                <w:rFonts w:ascii="Arial Narrow" w:hAnsi="Arial Narrow" w:cs="Arial"/>
                <w:color w:val="4472C4" w:themeColor="accent5"/>
              </w:rPr>
              <w:t>]</w:t>
            </w:r>
          </w:p>
        </w:tc>
        <w:tc>
          <w:tcPr>
            <w:tcW w:w="5619" w:type="dxa"/>
            <w:shd w:val="clear" w:color="auto" w:fill="FFFFFF" w:themeFill="background1"/>
            <w:vAlign w:val="center"/>
          </w:tcPr>
          <w:p w14:paraId="3451FB18" w14:textId="050D3171" w:rsidR="00BA4D45" w:rsidRPr="0052727C" w:rsidRDefault="001B7C00" w:rsidP="00B46CCD">
            <w:pPr>
              <w:spacing w:after="0"/>
              <w:rPr>
                <w:rFonts w:ascii="Arial Narrow" w:hAnsi="Arial Narrow" w:cs="Arial"/>
                <w:highlight w:val="yellow"/>
              </w:rPr>
            </w:pPr>
            <w:r w:rsidRPr="001B7C00">
              <w:rPr>
                <w:rFonts w:ascii="Arial Narrow" w:hAnsi="Arial Narrow" w:cs="Arial"/>
                <w:color w:val="4472C4" w:themeColor="accent5"/>
              </w:rPr>
              <w:t>[</w:t>
            </w:r>
            <w:r w:rsidR="0014648F">
              <w:rPr>
                <w:rFonts w:ascii="Arial Narrow" w:hAnsi="Arial Narrow" w:cs="Arial"/>
                <w:color w:val="4472C4" w:themeColor="accent5"/>
              </w:rPr>
              <w:t>Registrar la d</w:t>
            </w:r>
            <w:r w:rsidRPr="001B7C00">
              <w:rPr>
                <w:rFonts w:ascii="Arial Narrow" w:hAnsi="Arial Narrow" w:cs="Arial"/>
                <w:color w:val="4472C4" w:themeColor="accent5"/>
              </w:rPr>
              <w:t>escripción</w:t>
            </w:r>
            <w:r w:rsidR="0014648F">
              <w:rPr>
                <w:rFonts w:ascii="Arial Narrow" w:hAnsi="Arial Narrow" w:cs="Arial"/>
                <w:color w:val="4472C4" w:themeColor="accent5"/>
              </w:rPr>
              <w:t xml:space="preserve"> detallada</w:t>
            </w:r>
            <w:r w:rsidRPr="001B7C00">
              <w:rPr>
                <w:rFonts w:ascii="Arial Narrow" w:hAnsi="Arial Narrow" w:cs="Arial"/>
                <w:color w:val="4472C4" w:themeColor="accent5"/>
              </w:rPr>
              <w:t xml:space="preserve"> del paso.]</w:t>
            </w:r>
          </w:p>
        </w:tc>
      </w:tr>
      <w:tr w:rsidR="00BA4D45" w:rsidRPr="0052727C" w14:paraId="6FDC1E6A" w14:textId="77777777" w:rsidTr="00764EFB">
        <w:trPr>
          <w:cnfStyle w:val="000000100000" w:firstRow="0" w:lastRow="0" w:firstColumn="0" w:lastColumn="0" w:oddVBand="0" w:evenVBand="0" w:oddHBand="1" w:evenHBand="0" w:firstRowFirstColumn="0" w:firstRowLastColumn="0" w:lastRowFirstColumn="0" w:lastRowLastColumn="0"/>
        </w:trPr>
        <w:tc>
          <w:tcPr>
            <w:tcW w:w="1056" w:type="dxa"/>
            <w:vAlign w:val="center"/>
          </w:tcPr>
          <w:p w14:paraId="3F1F6EDB" w14:textId="414B9806" w:rsidR="00BA4D45" w:rsidRPr="00ED1E48" w:rsidRDefault="00BA4D45" w:rsidP="00B46CCD">
            <w:pPr>
              <w:spacing w:after="0"/>
              <w:jc w:val="center"/>
              <w:rPr>
                <w:rFonts w:ascii="Arial Narrow" w:hAnsi="Arial Narrow" w:cs="Arial"/>
                <w:color w:val="000000" w:themeColor="text1"/>
              </w:rPr>
            </w:pPr>
          </w:p>
        </w:tc>
        <w:tc>
          <w:tcPr>
            <w:tcW w:w="2251" w:type="dxa"/>
            <w:vAlign w:val="center"/>
          </w:tcPr>
          <w:p w14:paraId="33ECA692" w14:textId="7A42AA1C" w:rsidR="00BA4D45" w:rsidRPr="00ED1E48" w:rsidRDefault="00BA4D45" w:rsidP="00B46CCD">
            <w:pPr>
              <w:spacing w:after="0"/>
              <w:jc w:val="center"/>
              <w:rPr>
                <w:rFonts w:ascii="Arial Narrow" w:hAnsi="Arial Narrow" w:cs="Arial"/>
                <w:color w:val="000000" w:themeColor="text1"/>
              </w:rPr>
            </w:pPr>
          </w:p>
        </w:tc>
        <w:tc>
          <w:tcPr>
            <w:tcW w:w="5619" w:type="dxa"/>
            <w:vAlign w:val="center"/>
          </w:tcPr>
          <w:p w14:paraId="18BEEECE" w14:textId="662E67E2" w:rsidR="00BA4D45" w:rsidRPr="00ED1E48" w:rsidRDefault="00BA4D45" w:rsidP="00B46CCD">
            <w:pPr>
              <w:spacing w:after="0"/>
              <w:rPr>
                <w:rFonts w:ascii="Arial Narrow" w:hAnsi="Arial Narrow" w:cs="Arial"/>
                <w:color w:val="000000" w:themeColor="text1"/>
              </w:rPr>
            </w:pPr>
          </w:p>
        </w:tc>
      </w:tr>
      <w:tr w:rsidR="00BA4D45" w:rsidRPr="0052727C" w14:paraId="4C2B1CFE" w14:textId="77777777" w:rsidTr="00764EFB">
        <w:tc>
          <w:tcPr>
            <w:tcW w:w="1056" w:type="dxa"/>
            <w:shd w:val="clear" w:color="auto" w:fill="FFFFFF" w:themeFill="background1"/>
            <w:vAlign w:val="center"/>
          </w:tcPr>
          <w:p w14:paraId="6A87B095" w14:textId="4C43B087" w:rsidR="00BA4D45" w:rsidRPr="00ED1E48" w:rsidRDefault="00BA4D45" w:rsidP="00B46CCD">
            <w:pPr>
              <w:spacing w:after="0"/>
              <w:jc w:val="center"/>
              <w:rPr>
                <w:rFonts w:ascii="Arial Narrow" w:hAnsi="Arial Narrow" w:cs="Arial"/>
                <w:color w:val="000000" w:themeColor="text1"/>
              </w:rPr>
            </w:pPr>
          </w:p>
        </w:tc>
        <w:tc>
          <w:tcPr>
            <w:tcW w:w="2251" w:type="dxa"/>
            <w:shd w:val="clear" w:color="auto" w:fill="FFFFFF" w:themeFill="background1"/>
            <w:vAlign w:val="center"/>
          </w:tcPr>
          <w:p w14:paraId="728E2981" w14:textId="7366DD46" w:rsidR="00BA4D45" w:rsidRPr="00ED1E48" w:rsidRDefault="00BA4D45" w:rsidP="00B46CCD">
            <w:pPr>
              <w:spacing w:after="0"/>
              <w:jc w:val="center"/>
              <w:rPr>
                <w:rFonts w:ascii="Arial Narrow" w:hAnsi="Arial Narrow" w:cs="Arial"/>
                <w:color w:val="000000" w:themeColor="text1"/>
              </w:rPr>
            </w:pPr>
          </w:p>
        </w:tc>
        <w:tc>
          <w:tcPr>
            <w:tcW w:w="5619" w:type="dxa"/>
            <w:shd w:val="clear" w:color="auto" w:fill="FFFFFF" w:themeFill="background1"/>
            <w:vAlign w:val="center"/>
          </w:tcPr>
          <w:p w14:paraId="69ADD0AB" w14:textId="0C13EC8F" w:rsidR="00BA4D45" w:rsidRPr="00ED1E48" w:rsidRDefault="00BA4D45" w:rsidP="00B46CCD">
            <w:pPr>
              <w:spacing w:after="0"/>
              <w:rPr>
                <w:rFonts w:ascii="Arial Narrow" w:hAnsi="Arial Narrow" w:cs="Arial"/>
                <w:color w:val="000000" w:themeColor="text1"/>
              </w:rPr>
            </w:pPr>
          </w:p>
        </w:tc>
      </w:tr>
    </w:tbl>
    <w:p w14:paraId="5B2E578D" w14:textId="77777777" w:rsidR="00BA4D45" w:rsidRPr="0052727C" w:rsidRDefault="00BA4D45" w:rsidP="00BA4D45">
      <w:pPr>
        <w:spacing w:after="0"/>
        <w:rPr>
          <w:rFonts w:ascii="Arial Narrow" w:hAnsi="Arial Narrow" w:cs="Arial"/>
        </w:rPr>
      </w:pPr>
    </w:p>
    <w:p w14:paraId="1BE1A640" w14:textId="77777777" w:rsidR="00BA4D45" w:rsidRPr="0052727C" w:rsidRDefault="00BA4D45" w:rsidP="00BA4D45">
      <w:pPr>
        <w:spacing w:after="0"/>
        <w:rPr>
          <w:rFonts w:ascii="Arial Narrow" w:hAnsi="Arial Narrow" w:cs="Arial"/>
        </w:rPr>
      </w:pPr>
    </w:p>
    <w:tbl>
      <w:tblPr>
        <w:tblStyle w:val="Tablaconcuadrcula4-nfasis5"/>
        <w:tblW w:w="8926" w:type="dxa"/>
        <w:tblLook w:val="0420" w:firstRow="1" w:lastRow="0" w:firstColumn="0" w:lastColumn="0" w:noHBand="0" w:noVBand="1"/>
      </w:tblPr>
      <w:tblGrid>
        <w:gridCol w:w="1108"/>
        <w:gridCol w:w="2251"/>
        <w:gridCol w:w="5567"/>
      </w:tblGrid>
      <w:tr w:rsidR="00BA4D45" w:rsidRPr="0052727C" w14:paraId="171687D3" w14:textId="77777777" w:rsidTr="0074106A">
        <w:trPr>
          <w:cnfStyle w:val="100000000000" w:firstRow="1" w:lastRow="0" w:firstColumn="0" w:lastColumn="0" w:oddVBand="0" w:evenVBand="0" w:oddHBand="0" w:evenHBand="0" w:firstRowFirstColumn="0" w:firstRowLastColumn="0" w:lastRowFirstColumn="0" w:lastRowLastColumn="0"/>
        </w:trPr>
        <w:tc>
          <w:tcPr>
            <w:tcW w:w="8926" w:type="dxa"/>
            <w:gridSpan w:val="3"/>
            <w:tcBorders>
              <w:bottom w:val="single" w:sz="4" w:space="0" w:color="FFFFFF" w:themeColor="background1"/>
            </w:tcBorders>
            <w:vAlign w:val="center"/>
          </w:tcPr>
          <w:p w14:paraId="3AB3998D" w14:textId="5A722FF7" w:rsidR="00BA4D45" w:rsidRPr="00ED1E48" w:rsidRDefault="00BA4D45" w:rsidP="00BD1969">
            <w:pPr>
              <w:spacing w:after="0"/>
              <w:jc w:val="center"/>
              <w:rPr>
                <w:rFonts w:ascii="Arial Narrow" w:hAnsi="Arial Narrow" w:cs="Arial"/>
              </w:rPr>
            </w:pPr>
            <w:bookmarkStart w:id="26" w:name="FA01_CU001"/>
            <w:bookmarkEnd w:id="26"/>
            <w:r w:rsidRPr="00ED1E48">
              <w:rPr>
                <w:rFonts w:ascii="Arial Narrow" w:hAnsi="Arial Narrow" w:cs="Arial"/>
              </w:rPr>
              <w:t>Flujo Alterno</w:t>
            </w:r>
            <w:r w:rsidR="0014648F" w:rsidRPr="00ED1E48">
              <w:rPr>
                <w:rFonts w:ascii="Arial Narrow" w:hAnsi="Arial Narrow" w:cs="Arial"/>
              </w:rPr>
              <w:t>:</w:t>
            </w:r>
            <w:r w:rsidRPr="00ED1E48">
              <w:rPr>
                <w:rFonts w:ascii="Arial Narrow" w:hAnsi="Arial Narrow" w:cs="Arial"/>
              </w:rPr>
              <w:t xml:space="preserve"> </w:t>
            </w:r>
            <w:r w:rsidR="0014648F" w:rsidRPr="00ED1E48">
              <w:rPr>
                <w:rFonts w:ascii="Arial Narrow" w:hAnsi="Arial Narrow" w:cs="Arial"/>
              </w:rPr>
              <w:t>[</w:t>
            </w:r>
            <w:r w:rsidRPr="00ED1E48">
              <w:rPr>
                <w:rFonts w:ascii="Arial Narrow" w:hAnsi="Arial Narrow" w:cs="Arial"/>
              </w:rPr>
              <w:t>F</w:t>
            </w:r>
            <w:r w:rsidR="0014648F" w:rsidRPr="00ED1E48">
              <w:rPr>
                <w:rFonts w:ascii="Arial Narrow" w:hAnsi="Arial Narrow" w:cs="Arial"/>
              </w:rPr>
              <w:t>A</w:t>
            </w:r>
            <w:r w:rsidRPr="00ED1E48">
              <w:rPr>
                <w:rFonts w:ascii="Arial Narrow" w:hAnsi="Arial Narrow" w:cs="Arial"/>
              </w:rPr>
              <w:t>0</w:t>
            </w:r>
            <w:r w:rsidR="0014648F" w:rsidRPr="00ED1E48">
              <w:rPr>
                <w:rFonts w:ascii="Arial Narrow" w:hAnsi="Arial Narrow" w:cs="Arial"/>
              </w:rPr>
              <w:t xml:space="preserve">X </w:t>
            </w:r>
            <w:r w:rsidR="009B7704" w:rsidRPr="00ED1E48">
              <w:rPr>
                <w:rFonts w:ascii="Arial Narrow" w:hAnsi="Arial Narrow" w:cs="Arial"/>
              </w:rPr>
              <w:t>Nombre del Flujo Alterno</w:t>
            </w:r>
            <w:r w:rsidR="0014648F" w:rsidRPr="00ED1E48">
              <w:rPr>
                <w:rFonts w:ascii="Arial Narrow" w:hAnsi="Arial Narrow"/>
              </w:rPr>
              <w:t>]</w:t>
            </w:r>
          </w:p>
        </w:tc>
      </w:tr>
      <w:tr w:rsidR="00BA4D45" w:rsidRPr="0052727C" w14:paraId="3E99D12C" w14:textId="77777777" w:rsidTr="0074106A">
        <w:trPr>
          <w:cnfStyle w:val="000000100000" w:firstRow="0" w:lastRow="0" w:firstColumn="0" w:lastColumn="0" w:oddVBand="0" w:evenVBand="0" w:oddHBand="1" w:evenHBand="0" w:firstRowFirstColumn="0" w:firstRowLastColumn="0" w:lastRowFirstColumn="0" w:lastRowLastColumn="0"/>
        </w:trPr>
        <w:tc>
          <w:tcPr>
            <w:tcW w:w="1108" w:type="dxa"/>
            <w:tcBorders>
              <w:top w:val="single" w:sz="4" w:space="0" w:color="FFFFFF" w:themeColor="background1"/>
            </w:tcBorders>
            <w:shd w:val="clear" w:color="auto" w:fill="4472C4" w:themeFill="accent5"/>
            <w:vAlign w:val="center"/>
          </w:tcPr>
          <w:p w14:paraId="566555B6" w14:textId="77777777" w:rsidR="00BA4D45" w:rsidRPr="00ED1E48" w:rsidRDefault="00BA4D45" w:rsidP="00B46CCD">
            <w:pPr>
              <w:spacing w:after="0"/>
              <w:jc w:val="center"/>
              <w:rPr>
                <w:rFonts w:ascii="Arial Narrow" w:hAnsi="Arial Narrow" w:cs="Arial"/>
                <w:b/>
                <w:bCs/>
                <w:color w:val="FFFFFF" w:themeColor="background1"/>
              </w:rPr>
            </w:pPr>
            <w:r w:rsidRPr="00ED1E48">
              <w:rPr>
                <w:rFonts w:ascii="Arial Narrow" w:hAnsi="Arial Narrow" w:cs="Arial"/>
                <w:b/>
                <w:bCs/>
                <w:color w:val="FFFFFF" w:themeColor="background1"/>
              </w:rPr>
              <w:t>Paso</w:t>
            </w:r>
          </w:p>
        </w:tc>
        <w:tc>
          <w:tcPr>
            <w:tcW w:w="2251" w:type="dxa"/>
            <w:tcBorders>
              <w:top w:val="single" w:sz="4" w:space="0" w:color="FFFFFF" w:themeColor="background1"/>
            </w:tcBorders>
            <w:shd w:val="clear" w:color="auto" w:fill="4472C4" w:themeFill="accent5"/>
            <w:vAlign w:val="center"/>
          </w:tcPr>
          <w:p w14:paraId="0895F978" w14:textId="77777777" w:rsidR="00BA4D45" w:rsidRPr="00ED1E48" w:rsidRDefault="00BA4D45" w:rsidP="00B46CCD">
            <w:pPr>
              <w:spacing w:after="0"/>
              <w:jc w:val="center"/>
              <w:rPr>
                <w:rFonts w:ascii="Arial Narrow" w:hAnsi="Arial Narrow" w:cs="Arial"/>
                <w:b/>
                <w:bCs/>
                <w:color w:val="FFFFFF" w:themeColor="background1"/>
              </w:rPr>
            </w:pPr>
            <w:r w:rsidRPr="00ED1E48">
              <w:rPr>
                <w:rFonts w:ascii="Arial Narrow" w:hAnsi="Arial Narrow" w:cs="Arial"/>
                <w:b/>
                <w:bCs/>
                <w:color w:val="FFFFFF" w:themeColor="background1"/>
              </w:rPr>
              <w:t>Actor</w:t>
            </w:r>
          </w:p>
        </w:tc>
        <w:tc>
          <w:tcPr>
            <w:tcW w:w="5567" w:type="dxa"/>
            <w:tcBorders>
              <w:top w:val="single" w:sz="4" w:space="0" w:color="FFFFFF" w:themeColor="background1"/>
            </w:tcBorders>
            <w:shd w:val="clear" w:color="auto" w:fill="4472C4" w:themeFill="accent5"/>
            <w:vAlign w:val="center"/>
          </w:tcPr>
          <w:p w14:paraId="7C90159B" w14:textId="77777777" w:rsidR="00BA4D45" w:rsidRPr="00ED1E48" w:rsidRDefault="00BA4D45" w:rsidP="00B46CCD">
            <w:pPr>
              <w:spacing w:after="0"/>
              <w:jc w:val="center"/>
              <w:rPr>
                <w:rFonts w:ascii="Arial Narrow" w:hAnsi="Arial Narrow" w:cs="Arial"/>
                <w:b/>
                <w:bCs/>
                <w:color w:val="FFFFFF" w:themeColor="background1"/>
              </w:rPr>
            </w:pPr>
            <w:r w:rsidRPr="00ED1E48">
              <w:rPr>
                <w:rFonts w:ascii="Arial Narrow" w:hAnsi="Arial Narrow" w:cs="Arial"/>
                <w:b/>
                <w:bCs/>
                <w:color w:val="FFFFFF" w:themeColor="background1"/>
              </w:rPr>
              <w:t>Descripción</w:t>
            </w:r>
          </w:p>
        </w:tc>
      </w:tr>
      <w:tr w:rsidR="00B52D7B" w:rsidRPr="0052727C" w14:paraId="0DBA7102" w14:textId="77777777" w:rsidTr="00764EFB">
        <w:tc>
          <w:tcPr>
            <w:tcW w:w="1108" w:type="dxa"/>
            <w:vAlign w:val="center"/>
          </w:tcPr>
          <w:p w14:paraId="2DFA542F" w14:textId="589FAEF7" w:rsidR="00B52D7B" w:rsidRPr="0052727C" w:rsidRDefault="00B52D7B" w:rsidP="00B52D7B">
            <w:pPr>
              <w:spacing w:after="0"/>
              <w:jc w:val="center"/>
              <w:rPr>
                <w:rFonts w:ascii="Arial Narrow" w:hAnsi="Arial Narrow" w:cs="Arial"/>
              </w:rPr>
            </w:pPr>
            <w:r>
              <w:rPr>
                <w:rFonts w:ascii="Arial Narrow" w:hAnsi="Arial Narrow" w:cs="Arial"/>
                <w:color w:val="4472C4" w:themeColor="accent5"/>
              </w:rPr>
              <w:t>[</w:t>
            </w:r>
            <w:r w:rsidRPr="001B7C00">
              <w:rPr>
                <w:rFonts w:ascii="Arial Narrow" w:hAnsi="Arial Narrow" w:cs="Arial"/>
                <w:color w:val="4472C4" w:themeColor="accent5"/>
              </w:rPr>
              <w:t># paso</w:t>
            </w:r>
            <w:r>
              <w:rPr>
                <w:rFonts w:ascii="Arial Narrow" w:hAnsi="Arial Narrow" w:cs="Arial"/>
                <w:color w:val="4472C4" w:themeColor="accent5"/>
              </w:rPr>
              <w:t>]</w:t>
            </w:r>
          </w:p>
        </w:tc>
        <w:tc>
          <w:tcPr>
            <w:tcW w:w="2251" w:type="dxa"/>
            <w:vAlign w:val="center"/>
          </w:tcPr>
          <w:p w14:paraId="777C68AF" w14:textId="34182695" w:rsidR="00B52D7B" w:rsidRPr="0052727C" w:rsidRDefault="00B52D7B" w:rsidP="00B52D7B">
            <w:pPr>
              <w:spacing w:after="0"/>
              <w:jc w:val="center"/>
              <w:rPr>
                <w:rFonts w:ascii="Arial Narrow" w:hAnsi="Arial Narrow" w:cs="Arial"/>
              </w:rPr>
            </w:pPr>
            <w:r>
              <w:rPr>
                <w:rFonts w:ascii="Arial Narrow" w:hAnsi="Arial Narrow" w:cs="Arial"/>
                <w:color w:val="4472C4" w:themeColor="accent5"/>
              </w:rPr>
              <w:t>[</w:t>
            </w:r>
            <w:r w:rsidRPr="001B7C00">
              <w:rPr>
                <w:rFonts w:ascii="Arial Narrow" w:hAnsi="Arial Narrow" w:cs="Arial"/>
                <w:color w:val="4472C4" w:themeColor="accent5"/>
              </w:rPr>
              <w:t>Nombre del Actor</w:t>
            </w:r>
            <w:r>
              <w:rPr>
                <w:rFonts w:ascii="Arial Narrow" w:hAnsi="Arial Narrow" w:cs="Arial"/>
                <w:color w:val="4472C4" w:themeColor="accent5"/>
              </w:rPr>
              <w:t>]</w:t>
            </w:r>
          </w:p>
        </w:tc>
        <w:tc>
          <w:tcPr>
            <w:tcW w:w="5567" w:type="dxa"/>
            <w:vAlign w:val="center"/>
          </w:tcPr>
          <w:p w14:paraId="7AC90B10" w14:textId="44B3CA61" w:rsidR="00B52D7B" w:rsidRPr="0052727C" w:rsidRDefault="00B52D7B" w:rsidP="00B52D7B">
            <w:pPr>
              <w:spacing w:after="0"/>
              <w:rPr>
                <w:rFonts w:ascii="Arial Narrow" w:hAnsi="Arial Narrow" w:cs="Arial"/>
                <w:i/>
              </w:rPr>
            </w:pPr>
            <w:r w:rsidRPr="001B7C00">
              <w:rPr>
                <w:rFonts w:ascii="Arial Narrow" w:hAnsi="Arial Narrow" w:cs="Arial"/>
                <w:color w:val="4472C4" w:themeColor="accent5"/>
              </w:rPr>
              <w:t>[</w:t>
            </w:r>
            <w:r>
              <w:rPr>
                <w:rFonts w:ascii="Arial Narrow" w:hAnsi="Arial Narrow" w:cs="Arial"/>
                <w:color w:val="4472C4" w:themeColor="accent5"/>
              </w:rPr>
              <w:t>Registrar la d</w:t>
            </w:r>
            <w:r w:rsidRPr="001B7C00">
              <w:rPr>
                <w:rFonts w:ascii="Arial Narrow" w:hAnsi="Arial Narrow" w:cs="Arial"/>
                <w:color w:val="4472C4" w:themeColor="accent5"/>
              </w:rPr>
              <w:t>escripción</w:t>
            </w:r>
            <w:r>
              <w:rPr>
                <w:rFonts w:ascii="Arial Narrow" w:hAnsi="Arial Narrow" w:cs="Arial"/>
                <w:color w:val="4472C4" w:themeColor="accent5"/>
              </w:rPr>
              <w:t xml:space="preserve"> detallada</w:t>
            </w:r>
            <w:r w:rsidRPr="001B7C00">
              <w:rPr>
                <w:rFonts w:ascii="Arial Narrow" w:hAnsi="Arial Narrow" w:cs="Arial"/>
                <w:color w:val="4472C4" w:themeColor="accent5"/>
              </w:rPr>
              <w:t xml:space="preserve"> del paso.]</w:t>
            </w:r>
          </w:p>
        </w:tc>
      </w:tr>
      <w:tr w:rsidR="00BA4D45" w:rsidRPr="0052727C" w14:paraId="7E784E34" w14:textId="77777777" w:rsidTr="00764EFB">
        <w:trPr>
          <w:cnfStyle w:val="000000100000" w:firstRow="0" w:lastRow="0" w:firstColumn="0" w:lastColumn="0" w:oddVBand="0" w:evenVBand="0" w:oddHBand="1" w:evenHBand="0" w:firstRowFirstColumn="0" w:firstRowLastColumn="0" w:lastRowFirstColumn="0" w:lastRowLastColumn="0"/>
        </w:trPr>
        <w:tc>
          <w:tcPr>
            <w:tcW w:w="1108" w:type="dxa"/>
            <w:vAlign w:val="center"/>
          </w:tcPr>
          <w:p w14:paraId="448E0782" w14:textId="48B15246" w:rsidR="00BA4D45" w:rsidRPr="0052727C" w:rsidRDefault="00BA4D45" w:rsidP="00B46CCD">
            <w:pPr>
              <w:spacing w:after="0"/>
              <w:jc w:val="center"/>
              <w:rPr>
                <w:rFonts w:ascii="Arial Narrow" w:hAnsi="Arial Narrow" w:cs="Arial"/>
              </w:rPr>
            </w:pPr>
          </w:p>
        </w:tc>
        <w:tc>
          <w:tcPr>
            <w:tcW w:w="2251" w:type="dxa"/>
            <w:vAlign w:val="center"/>
          </w:tcPr>
          <w:p w14:paraId="17C2DF65" w14:textId="6614D80D" w:rsidR="00BA4D45" w:rsidRPr="0052727C" w:rsidRDefault="00BA4D45" w:rsidP="00B46CCD">
            <w:pPr>
              <w:spacing w:after="0"/>
              <w:jc w:val="center"/>
              <w:rPr>
                <w:rFonts w:ascii="Arial Narrow" w:hAnsi="Arial Narrow" w:cs="Arial"/>
              </w:rPr>
            </w:pPr>
          </w:p>
        </w:tc>
        <w:tc>
          <w:tcPr>
            <w:tcW w:w="5567" w:type="dxa"/>
            <w:vAlign w:val="center"/>
          </w:tcPr>
          <w:p w14:paraId="2A00DF03" w14:textId="4067B844" w:rsidR="00BA4D45" w:rsidRPr="0052727C" w:rsidRDefault="00BA4D45" w:rsidP="00B46CCD">
            <w:pPr>
              <w:spacing w:after="0"/>
              <w:rPr>
                <w:rFonts w:ascii="Arial Narrow" w:hAnsi="Arial Narrow" w:cs="Arial"/>
                <w:i/>
              </w:rPr>
            </w:pPr>
          </w:p>
        </w:tc>
      </w:tr>
      <w:tr w:rsidR="00BA4D45" w:rsidRPr="0052727C" w14:paraId="63496268" w14:textId="77777777" w:rsidTr="00764EFB">
        <w:tc>
          <w:tcPr>
            <w:tcW w:w="1108" w:type="dxa"/>
            <w:vAlign w:val="center"/>
          </w:tcPr>
          <w:p w14:paraId="685D121B" w14:textId="146763EE" w:rsidR="00BA4D45" w:rsidRPr="0052727C" w:rsidRDefault="00BA4D45" w:rsidP="00B46CCD">
            <w:pPr>
              <w:spacing w:after="0"/>
              <w:jc w:val="center"/>
              <w:rPr>
                <w:rFonts w:ascii="Arial Narrow" w:hAnsi="Arial Narrow" w:cs="Arial"/>
              </w:rPr>
            </w:pPr>
          </w:p>
        </w:tc>
        <w:tc>
          <w:tcPr>
            <w:tcW w:w="2251" w:type="dxa"/>
            <w:vAlign w:val="center"/>
          </w:tcPr>
          <w:p w14:paraId="558C8154" w14:textId="77777777" w:rsidR="00BA4D45" w:rsidRPr="0052727C" w:rsidRDefault="00BA4D45" w:rsidP="00B46CCD">
            <w:pPr>
              <w:spacing w:after="0"/>
              <w:jc w:val="center"/>
              <w:rPr>
                <w:rFonts w:ascii="Arial Narrow" w:hAnsi="Arial Narrow" w:cs="Arial"/>
              </w:rPr>
            </w:pPr>
          </w:p>
        </w:tc>
        <w:tc>
          <w:tcPr>
            <w:tcW w:w="5567" w:type="dxa"/>
            <w:vAlign w:val="center"/>
          </w:tcPr>
          <w:p w14:paraId="0A4A6676" w14:textId="55AE2251" w:rsidR="00BA4D45" w:rsidRPr="0052727C" w:rsidRDefault="00BA4D45" w:rsidP="00B46CCD">
            <w:pPr>
              <w:spacing w:after="0"/>
              <w:rPr>
                <w:rFonts w:ascii="Arial Narrow" w:hAnsi="Arial Narrow" w:cs="Arial"/>
              </w:rPr>
            </w:pPr>
          </w:p>
        </w:tc>
      </w:tr>
    </w:tbl>
    <w:p w14:paraId="115109B3" w14:textId="77777777" w:rsidR="00BA4D45" w:rsidRPr="0052727C" w:rsidRDefault="00BA4D45" w:rsidP="00BA4D45">
      <w:pPr>
        <w:spacing w:after="0"/>
        <w:rPr>
          <w:rFonts w:ascii="Arial Narrow" w:hAnsi="Arial Narrow" w:cs="Arial"/>
        </w:rPr>
      </w:pPr>
    </w:p>
    <w:tbl>
      <w:tblPr>
        <w:tblStyle w:val="Tablaconcuadrcula4-nfasis5"/>
        <w:tblW w:w="8926" w:type="dxa"/>
        <w:tblLook w:val="0420" w:firstRow="1" w:lastRow="0" w:firstColumn="0" w:lastColumn="0" w:noHBand="0" w:noVBand="1"/>
      </w:tblPr>
      <w:tblGrid>
        <w:gridCol w:w="1129"/>
        <w:gridCol w:w="7797"/>
      </w:tblGrid>
      <w:tr w:rsidR="00916F77" w:rsidRPr="00916F77" w14:paraId="64721453" w14:textId="77777777" w:rsidTr="0074106A">
        <w:trPr>
          <w:cnfStyle w:val="100000000000" w:firstRow="1" w:lastRow="0" w:firstColumn="0" w:lastColumn="0" w:oddVBand="0" w:evenVBand="0" w:oddHBand="0" w:evenHBand="0" w:firstRowFirstColumn="0" w:firstRowLastColumn="0" w:lastRowFirstColumn="0" w:lastRowLastColumn="0"/>
        </w:trPr>
        <w:tc>
          <w:tcPr>
            <w:tcW w:w="8926" w:type="dxa"/>
            <w:gridSpan w:val="2"/>
            <w:tcBorders>
              <w:bottom w:val="single" w:sz="4" w:space="0" w:color="FFFFFF" w:themeColor="background1"/>
            </w:tcBorders>
            <w:vAlign w:val="center"/>
          </w:tcPr>
          <w:p w14:paraId="2D7B0B6D" w14:textId="77777777" w:rsidR="00916F77" w:rsidRPr="00FD0A75" w:rsidRDefault="00916F77" w:rsidP="00BD1969">
            <w:pPr>
              <w:spacing w:after="0"/>
              <w:jc w:val="center"/>
              <w:rPr>
                <w:rFonts w:ascii="Arial Narrow" w:hAnsi="Arial Narrow" w:cs="Arial"/>
                <w:b w:val="0"/>
              </w:rPr>
            </w:pPr>
            <w:r w:rsidRPr="00FD0A75">
              <w:rPr>
                <w:rFonts w:ascii="Arial Narrow" w:hAnsi="Arial Narrow" w:cs="Arial"/>
              </w:rPr>
              <w:lastRenderedPageBreak/>
              <w:t>Reglas de Negocio</w:t>
            </w:r>
          </w:p>
        </w:tc>
      </w:tr>
      <w:tr w:rsidR="00916F77" w:rsidRPr="00E1719C" w14:paraId="499B0530" w14:textId="77777777" w:rsidTr="0074106A">
        <w:trPr>
          <w:cnfStyle w:val="000000100000" w:firstRow="0" w:lastRow="0" w:firstColumn="0" w:lastColumn="0" w:oddVBand="0" w:evenVBand="0" w:oddHBand="1" w:evenHBand="0" w:firstRowFirstColumn="0" w:firstRowLastColumn="0" w:lastRowFirstColumn="0" w:lastRowLastColumn="0"/>
        </w:trPr>
        <w:tc>
          <w:tcPr>
            <w:tcW w:w="1129" w:type="dxa"/>
            <w:tcBorders>
              <w:top w:val="single" w:sz="4" w:space="0" w:color="FFFFFF" w:themeColor="background1"/>
            </w:tcBorders>
            <w:shd w:val="clear" w:color="auto" w:fill="4472C4" w:themeFill="accent5"/>
            <w:vAlign w:val="center"/>
          </w:tcPr>
          <w:p w14:paraId="07828D6F" w14:textId="77777777" w:rsidR="00916F77" w:rsidRPr="00ED1E48" w:rsidRDefault="00916F77" w:rsidP="00A75383">
            <w:pPr>
              <w:spacing w:after="0"/>
              <w:jc w:val="center"/>
              <w:rPr>
                <w:rFonts w:ascii="Arial Narrow" w:hAnsi="Arial Narrow" w:cs="Arial"/>
                <w:b/>
                <w:color w:val="FFFFFF" w:themeColor="background1"/>
              </w:rPr>
            </w:pPr>
            <w:r w:rsidRPr="00ED1E48">
              <w:rPr>
                <w:rFonts w:ascii="Arial Narrow" w:hAnsi="Arial Narrow" w:cs="Arial"/>
                <w:b/>
                <w:color w:val="FFFFFF" w:themeColor="background1"/>
              </w:rPr>
              <w:t>ID Regla</w:t>
            </w:r>
          </w:p>
        </w:tc>
        <w:tc>
          <w:tcPr>
            <w:tcW w:w="7797" w:type="dxa"/>
            <w:tcBorders>
              <w:top w:val="single" w:sz="4" w:space="0" w:color="FFFFFF" w:themeColor="background1"/>
            </w:tcBorders>
            <w:shd w:val="clear" w:color="auto" w:fill="4472C4" w:themeFill="accent5"/>
            <w:vAlign w:val="center"/>
          </w:tcPr>
          <w:p w14:paraId="36788BE1" w14:textId="4E1B247D" w:rsidR="00916F77" w:rsidRPr="00ED1E48" w:rsidRDefault="00916F77" w:rsidP="00A75383">
            <w:pPr>
              <w:spacing w:after="0"/>
              <w:jc w:val="center"/>
              <w:rPr>
                <w:rFonts w:ascii="Arial Narrow" w:hAnsi="Arial Narrow" w:cs="Arial"/>
                <w:b/>
                <w:color w:val="FFFFFF" w:themeColor="background1"/>
              </w:rPr>
            </w:pPr>
            <w:r w:rsidRPr="00ED1E48">
              <w:rPr>
                <w:rFonts w:ascii="Arial Narrow" w:hAnsi="Arial Narrow" w:cs="Arial"/>
                <w:b/>
                <w:color w:val="FFFFFF" w:themeColor="background1"/>
              </w:rPr>
              <w:t>Descripción</w:t>
            </w:r>
          </w:p>
        </w:tc>
      </w:tr>
      <w:tr w:rsidR="00916F77" w:rsidRPr="00E1719C" w14:paraId="0FD48FAC" w14:textId="77777777" w:rsidTr="00764EFB">
        <w:tc>
          <w:tcPr>
            <w:tcW w:w="1129" w:type="dxa"/>
            <w:vAlign w:val="center"/>
          </w:tcPr>
          <w:p w14:paraId="5B22E318" w14:textId="162B9DDE" w:rsidR="00916F77" w:rsidRPr="00E1719C" w:rsidRDefault="00916F77" w:rsidP="00A75383">
            <w:pPr>
              <w:spacing w:after="0"/>
              <w:jc w:val="center"/>
              <w:rPr>
                <w:rFonts w:ascii="Arial Narrow" w:hAnsi="Arial Narrow" w:cs="Arial"/>
              </w:rPr>
            </w:pPr>
            <w:bookmarkStart w:id="27" w:name="RS1_CU001"/>
            <w:bookmarkStart w:id="28" w:name="RN01"/>
            <w:bookmarkEnd w:id="27"/>
            <w:bookmarkEnd w:id="28"/>
            <w:r>
              <w:rPr>
                <w:rFonts w:ascii="Arial Narrow" w:hAnsi="Arial Narrow" w:cs="Arial"/>
                <w:color w:val="4472C4" w:themeColor="accent5"/>
              </w:rPr>
              <w:t>[</w:t>
            </w:r>
            <w:r w:rsidRPr="00916F77">
              <w:rPr>
                <w:rFonts w:ascii="Arial Narrow" w:hAnsi="Arial Narrow" w:cs="Arial"/>
                <w:color w:val="4472C4" w:themeColor="accent5"/>
              </w:rPr>
              <w:t>RN0X</w:t>
            </w:r>
            <w:r>
              <w:rPr>
                <w:rFonts w:ascii="Arial Narrow" w:hAnsi="Arial Narrow" w:cs="Arial"/>
                <w:color w:val="4472C4" w:themeColor="accent5"/>
              </w:rPr>
              <w:t>]</w:t>
            </w:r>
          </w:p>
        </w:tc>
        <w:tc>
          <w:tcPr>
            <w:tcW w:w="7797" w:type="dxa"/>
            <w:vAlign w:val="center"/>
          </w:tcPr>
          <w:p w14:paraId="646EF5B2" w14:textId="57A3167C" w:rsidR="00916F77" w:rsidRPr="00E1719C" w:rsidRDefault="00916F77" w:rsidP="00A75383">
            <w:pPr>
              <w:pStyle w:val="AzulComentarios"/>
              <w:spacing w:before="0" w:after="0"/>
              <w:rPr>
                <w:rFonts w:ascii="Arial Narrow" w:hAnsi="Arial Narrow" w:cs="Arial"/>
                <w:color w:val="auto"/>
                <w:sz w:val="22"/>
                <w:szCs w:val="22"/>
              </w:rPr>
            </w:pPr>
            <w:r w:rsidRPr="0052727C">
              <w:rPr>
                <w:rFonts w:ascii="Arial Narrow" w:hAnsi="Arial Narrow"/>
                <w:color w:val="4472C4" w:themeColor="accent5"/>
                <w:sz w:val="22"/>
                <w:szCs w:val="22"/>
              </w:rPr>
              <w:t>[</w:t>
            </w:r>
            <w:r>
              <w:rPr>
                <w:rFonts w:ascii="Arial Narrow" w:hAnsi="Arial Narrow"/>
                <w:color w:val="4472C4" w:themeColor="accent5"/>
                <w:sz w:val="22"/>
                <w:szCs w:val="22"/>
              </w:rPr>
              <w:t xml:space="preserve">Incluir la descripción de la </w:t>
            </w:r>
            <w:r w:rsidRPr="0052727C">
              <w:rPr>
                <w:rFonts w:ascii="Arial Narrow" w:hAnsi="Arial Narrow"/>
                <w:color w:val="4472C4" w:themeColor="accent5"/>
                <w:sz w:val="22"/>
                <w:szCs w:val="22"/>
              </w:rPr>
              <w:t>regla de negocio que debe</w:t>
            </w:r>
            <w:r>
              <w:rPr>
                <w:rFonts w:ascii="Arial Narrow" w:hAnsi="Arial Narrow"/>
                <w:color w:val="4472C4" w:themeColor="accent5"/>
                <w:sz w:val="22"/>
                <w:szCs w:val="22"/>
              </w:rPr>
              <w:t xml:space="preserve"> </w:t>
            </w:r>
            <w:r w:rsidRPr="0052727C">
              <w:rPr>
                <w:rFonts w:ascii="Arial Narrow" w:hAnsi="Arial Narrow"/>
                <w:color w:val="4472C4" w:themeColor="accent5"/>
                <w:sz w:val="22"/>
                <w:szCs w:val="22"/>
              </w:rPr>
              <w:t>tenerse en cuenta para la implementación de</w:t>
            </w:r>
            <w:r>
              <w:rPr>
                <w:rFonts w:ascii="Arial Narrow" w:hAnsi="Arial Narrow"/>
                <w:color w:val="4472C4" w:themeColor="accent5"/>
                <w:sz w:val="22"/>
                <w:szCs w:val="22"/>
              </w:rPr>
              <w:t>l caso de uso</w:t>
            </w:r>
            <w:r w:rsidRPr="0052727C">
              <w:rPr>
                <w:rFonts w:ascii="Arial Narrow" w:hAnsi="Arial Narrow"/>
                <w:color w:val="4472C4" w:themeColor="accent5"/>
                <w:sz w:val="22"/>
                <w:szCs w:val="22"/>
              </w:rPr>
              <w:t>.]</w:t>
            </w:r>
          </w:p>
        </w:tc>
      </w:tr>
      <w:tr w:rsidR="00302741" w:rsidRPr="00E1719C" w14:paraId="7D1D0247" w14:textId="77777777" w:rsidTr="00764EFB">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3A19B638" w14:textId="77777777" w:rsidR="00302741" w:rsidRDefault="00302741" w:rsidP="00A75383">
            <w:pPr>
              <w:spacing w:after="0"/>
              <w:jc w:val="center"/>
              <w:rPr>
                <w:rFonts w:ascii="Arial Narrow" w:hAnsi="Arial Narrow" w:cs="Arial"/>
                <w:color w:val="4472C4" w:themeColor="accent5"/>
              </w:rPr>
            </w:pPr>
          </w:p>
        </w:tc>
        <w:tc>
          <w:tcPr>
            <w:tcW w:w="7797" w:type="dxa"/>
            <w:vAlign w:val="center"/>
          </w:tcPr>
          <w:p w14:paraId="07705FEF" w14:textId="77777777" w:rsidR="00302741" w:rsidRPr="0052727C" w:rsidRDefault="00302741" w:rsidP="00A75383">
            <w:pPr>
              <w:pStyle w:val="AzulComentarios"/>
              <w:spacing w:before="0" w:after="0"/>
              <w:rPr>
                <w:rFonts w:ascii="Arial Narrow" w:hAnsi="Arial Narrow"/>
                <w:color w:val="4472C4" w:themeColor="accent5"/>
                <w:sz w:val="22"/>
                <w:szCs w:val="22"/>
              </w:rPr>
            </w:pPr>
          </w:p>
        </w:tc>
      </w:tr>
    </w:tbl>
    <w:p w14:paraId="68988370" w14:textId="77777777" w:rsidR="00916F77" w:rsidRPr="00E1719C" w:rsidRDefault="00916F77" w:rsidP="00916F77">
      <w:pPr>
        <w:spacing w:after="0"/>
        <w:rPr>
          <w:rFonts w:ascii="Arial Narrow" w:hAnsi="Arial Narrow" w:cs="Arial"/>
        </w:rPr>
      </w:pPr>
    </w:p>
    <w:p w14:paraId="6CEDCA4D" w14:textId="77777777" w:rsidR="00BA4D45" w:rsidRPr="0052727C" w:rsidRDefault="00BA4D45" w:rsidP="00BA4D45">
      <w:pPr>
        <w:spacing w:after="0"/>
        <w:rPr>
          <w:rFonts w:ascii="Arial Narrow" w:hAnsi="Arial Narrow" w:cs="Arial"/>
        </w:rPr>
      </w:pPr>
    </w:p>
    <w:p w14:paraId="188D9040" w14:textId="77777777" w:rsidR="00F24111" w:rsidRPr="0052727C" w:rsidRDefault="00F24111" w:rsidP="00F24111">
      <w:pPr>
        <w:rPr>
          <w:rFonts w:ascii="Arial Narrow" w:hAnsi="Arial Narrow"/>
          <w:lang w:eastAsia="es-CO"/>
        </w:rPr>
      </w:pPr>
      <w:bookmarkStart w:id="29" w:name="FA02_CU001"/>
      <w:bookmarkStart w:id="30" w:name="_Toc370466193"/>
      <w:bookmarkEnd w:id="20"/>
      <w:bookmarkEnd w:id="29"/>
    </w:p>
    <w:p w14:paraId="7DCD2B0E" w14:textId="77777777" w:rsidR="00F24111" w:rsidRPr="0052727C" w:rsidRDefault="00F24111" w:rsidP="00F24111">
      <w:pPr>
        <w:rPr>
          <w:rFonts w:ascii="Arial Narrow" w:hAnsi="Arial Narrow"/>
          <w:lang w:eastAsia="es-CO"/>
        </w:rPr>
      </w:pPr>
    </w:p>
    <w:p w14:paraId="22981D76" w14:textId="09E3A8BE" w:rsidR="00F24111" w:rsidRPr="0052727C" w:rsidRDefault="00F24111" w:rsidP="00F24111">
      <w:pPr>
        <w:rPr>
          <w:rFonts w:ascii="Arial Narrow" w:hAnsi="Arial Narrow"/>
          <w:lang w:eastAsia="es-CO"/>
        </w:rPr>
        <w:sectPr w:rsidR="00F24111" w:rsidRPr="0052727C" w:rsidSect="001668D0">
          <w:headerReference w:type="default" r:id="rId13"/>
          <w:footerReference w:type="default" r:id="rId14"/>
          <w:pgSz w:w="12240" w:h="15840" w:code="1"/>
          <w:pgMar w:top="2121" w:right="1701" w:bottom="992" w:left="1701" w:header="851" w:footer="703" w:gutter="0"/>
          <w:cols w:space="708"/>
          <w:titlePg/>
          <w:docGrid w:linePitch="360"/>
        </w:sectPr>
      </w:pPr>
    </w:p>
    <w:p w14:paraId="1B1295CE" w14:textId="77777777" w:rsidR="00406478" w:rsidRPr="00406478" w:rsidRDefault="00406478" w:rsidP="00C30881">
      <w:pPr>
        <w:pStyle w:val="Prrafodelista"/>
        <w:numPr>
          <w:ilvl w:val="0"/>
          <w:numId w:val="3"/>
        </w:numPr>
        <w:spacing w:after="0" w:line="240" w:lineRule="auto"/>
        <w:contextualSpacing w:val="0"/>
        <w:jc w:val="both"/>
        <w:outlineLvl w:val="1"/>
        <w:rPr>
          <w:rFonts w:ascii="Arial Narrow" w:hAnsi="Arial Narrow" w:cs="Arial"/>
          <w:b/>
          <w:vanish/>
        </w:rPr>
      </w:pPr>
      <w:bookmarkStart w:id="37" w:name="_Toc46317963"/>
      <w:bookmarkStart w:id="38" w:name="_Toc46318009"/>
      <w:bookmarkStart w:id="39" w:name="_Toc46509324"/>
      <w:bookmarkStart w:id="40" w:name="_Toc46735796"/>
      <w:bookmarkStart w:id="41" w:name="_Toc49350754"/>
      <w:bookmarkStart w:id="42" w:name="_Toc49350821"/>
      <w:bookmarkEnd w:id="37"/>
      <w:bookmarkEnd w:id="38"/>
      <w:bookmarkEnd w:id="39"/>
      <w:bookmarkEnd w:id="40"/>
      <w:bookmarkEnd w:id="41"/>
      <w:bookmarkEnd w:id="42"/>
    </w:p>
    <w:p w14:paraId="19333314" w14:textId="77777777" w:rsidR="00406478" w:rsidRPr="00406478" w:rsidRDefault="00406478" w:rsidP="00C30881">
      <w:pPr>
        <w:pStyle w:val="Prrafodelista"/>
        <w:numPr>
          <w:ilvl w:val="0"/>
          <w:numId w:val="3"/>
        </w:numPr>
        <w:spacing w:after="0" w:line="240" w:lineRule="auto"/>
        <w:contextualSpacing w:val="0"/>
        <w:jc w:val="both"/>
        <w:outlineLvl w:val="1"/>
        <w:rPr>
          <w:rFonts w:ascii="Arial Narrow" w:hAnsi="Arial Narrow" w:cs="Arial"/>
          <w:b/>
          <w:vanish/>
        </w:rPr>
      </w:pPr>
      <w:bookmarkStart w:id="43" w:name="_Toc46317964"/>
      <w:bookmarkStart w:id="44" w:name="_Toc46318010"/>
      <w:bookmarkStart w:id="45" w:name="_Toc46509325"/>
      <w:bookmarkStart w:id="46" w:name="_Toc46735797"/>
      <w:bookmarkStart w:id="47" w:name="_Toc49350755"/>
      <w:bookmarkStart w:id="48" w:name="_Toc49350822"/>
      <w:bookmarkEnd w:id="43"/>
      <w:bookmarkEnd w:id="44"/>
      <w:bookmarkEnd w:id="45"/>
      <w:bookmarkEnd w:id="46"/>
      <w:bookmarkEnd w:id="47"/>
      <w:bookmarkEnd w:id="48"/>
    </w:p>
    <w:p w14:paraId="68483280" w14:textId="77777777" w:rsidR="00406478" w:rsidRPr="00406478" w:rsidRDefault="00406478" w:rsidP="00C30881">
      <w:pPr>
        <w:pStyle w:val="Prrafodelista"/>
        <w:numPr>
          <w:ilvl w:val="1"/>
          <w:numId w:val="3"/>
        </w:numPr>
        <w:spacing w:after="0" w:line="240" w:lineRule="auto"/>
        <w:contextualSpacing w:val="0"/>
        <w:jc w:val="both"/>
        <w:outlineLvl w:val="1"/>
        <w:rPr>
          <w:rFonts w:ascii="Arial Narrow" w:hAnsi="Arial Narrow" w:cs="Arial"/>
          <w:b/>
          <w:vanish/>
        </w:rPr>
      </w:pPr>
      <w:bookmarkStart w:id="49" w:name="_Toc46317965"/>
      <w:bookmarkStart w:id="50" w:name="_Toc46318011"/>
      <w:bookmarkStart w:id="51" w:name="_Toc46509326"/>
      <w:bookmarkStart w:id="52" w:name="_Toc46735798"/>
      <w:bookmarkStart w:id="53" w:name="_Toc49350756"/>
      <w:bookmarkStart w:id="54" w:name="_Toc49350823"/>
      <w:bookmarkEnd w:id="49"/>
      <w:bookmarkEnd w:id="50"/>
      <w:bookmarkEnd w:id="51"/>
      <w:bookmarkEnd w:id="52"/>
      <w:bookmarkEnd w:id="53"/>
      <w:bookmarkEnd w:id="54"/>
    </w:p>
    <w:p w14:paraId="0E44C675" w14:textId="0A73DCC2" w:rsidR="00865560" w:rsidRPr="00712447" w:rsidRDefault="00186E4E" w:rsidP="00C30881">
      <w:pPr>
        <w:pStyle w:val="Ttulo2"/>
        <w:numPr>
          <w:ilvl w:val="2"/>
          <w:numId w:val="3"/>
        </w:numPr>
        <w:rPr>
          <w:rFonts w:ascii="Arial Narrow" w:hAnsi="Arial Narrow"/>
          <w:b/>
          <w:bCs/>
          <w:color w:val="000000" w:themeColor="text1"/>
          <w:szCs w:val="22"/>
        </w:rPr>
      </w:pPr>
      <w:bookmarkStart w:id="55" w:name="_Toc46735799"/>
      <w:bookmarkStart w:id="56" w:name="_Toc49350824"/>
      <w:r w:rsidRPr="00712447">
        <w:rPr>
          <w:rFonts w:ascii="Arial Narrow" w:hAnsi="Arial Narrow"/>
          <w:b/>
          <w:bCs/>
          <w:color w:val="000000" w:themeColor="text1"/>
          <w:sz w:val="22"/>
          <w:szCs w:val="22"/>
        </w:rPr>
        <w:t>Datos de Entrada</w:t>
      </w:r>
      <w:bookmarkEnd w:id="55"/>
      <w:bookmarkEnd w:id="56"/>
    </w:p>
    <w:p w14:paraId="7761598E" w14:textId="77777777" w:rsidR="00FE464B" w:rsidRPr="0052727C" w:rsidRDefault="00FE464B" w:rsidP="00AC38C1">
      <w:pPr>
        <w:spacing w:after="0" w:line="240" w:lineRule="auto"/>
        <w:jc w:val="both"/>
        <w:rPr>
          <w:rFonts w:ascii="Arial Narrow" w:hAnsi="Arial Narrow" w:cs="Arial"/>
          <w:iCs/>
          <w:color w:val="2E74B5" w:themeColor="accent1" w:themeShade="BF"/>
        </w:rPr>
      </w:pPr>
    </w:p>
    <w:p w14:paraId="1FCBF007" w14:textId="67EAD4CE" w:rsidR="00F24111" w:rsidRPr="0052727C" w:rsidRDefault="00AC38C1" w:rsidP="00034BAB">
      <w:pPr>
        <w:pStyle w:val="InfoBlue"/>
      </w:pPr>
      <w:r w:rsidRPr="0052727C">
        <w:rPr>
          <w:color w:val="2E74B5" w:themeColor="accent1" w:themeShade="BF"/>
        </w:rPr>
        <w:t>[</w:t>
      </w:r>
      <w:r w:rsidR="00FE464B" w:rsidRPr="0052727C">
        <w:t xml:space="preserve">Describir </w:t>
      </w:r>
      <w:r w:rsidR="00E14F6E" w:rsidRPr="0052727C">
        <w:t>cada un</w:t>
      </w:r>
      <w:r w:rsidR="00191CC2" w:rsidRPr="0052727C">
        <w:t>a de las características</w:t>
      </w:r>
      <w:r w:rsidR="00E14F6E" w:rsidRPr="0052727C">
        <w:t xml:space="preserve"> de los campos de entrada que debe incluir la funcionalidad.  En caso de que uno de los criterios no aplique para el campo mencionado, se deberá registrar en el campo </w:t>
      </w:r>
      <w:r w:rsidR="00781A77" w:rsidRPr="0052727C">
        <w:t xml:space="preserve">la frase </w:t>
      </w:r>
      <w:r w:rsidR="00E14F6E" w:rsidRPr="0052727C">
        <w:t>“No aplica”.</w:t>
      </w:r>
      <w:r w:rsidRPr="0052727C">
        <w:rPr>
          <w:color w:val="2E74B5" w:themeColor="accent1" w:themeShade="BF"/>
        </w:rPr>
        <w:t>]</w:t>
      </w:r>
      <w:r w:rsidR="00F24111" w:rsidRPr="0052727C">
        <w:rPr>
          <w:color w:val="2E74B5" w:themeColor="accent1" w:themeShade="BF"/>
        </w:rPr>
        <w:t xml:space="preserve"> </w:t>
      </w:r>
    </w:p>
    <w:p w14:paraId="4B6C95CD" w14:textId="6DC4096B" w:rsidR="00AC38C1" w:rsidRPr="0052727C" w:rsidRDefault="00AC38C1" w:rsidP="00AC38C1">
      <w:pPr>
        <w:spacing w:after="0" w:line="240" w:lineRule="auto"/>
        <w:jc w:val="both"/>
        <w:rPr>
          <w:rFonts w:ascii="Arial Narrow" w:hAnsi="Arial Narrow" w:cs="Arial"/>
          <w:iCs/>
          <w:color w:val="2E74B5" w:themeColor="accent1" w:themeShade="BF"/>
        </w:rPr>
      </w:pPr>
    </w:p>
    <w:p w14:paraId="77B456E1" w14:textId="5C75DBF0" w:rsidR="00BD7813" w:rsidRPr="0052727C" w:rsidRDefault="00BD7813" w:rsidP="00AC38C1">
      <w:pPr>
        <w:spacing w:after="0" w:line="240" w:lineRule="auto"/>
        <w:jc w:val="both"/>
        <w:rPr>
          <w:rFonts w:ascii="Arial Narrow" w:hAnsi="Arial Narrow" w:cs="Arial"/>
          <w:iCs/>
          <w:color w:val="2E74B5" w:themeColor="accent1" w:themeShade="BF"/>
        </w:rPr>
      </w:pPr>
    </w:p>
    <w:tbl>
      <w:tblPr>
        <w:tblStyle w:val="Tablaconcuadrcula4-nfasis5"/>
        <w:tblW w:w="13843" w:type="dxa"/>
        <w:tblLayout w:type="fixed"/>
        <w:tblLook w:val="0420" w:firstRow="1" w:lastRow="0" w:firstColumn="0" w:lastColumn="0" w:noHBand="0" w:noVBand="1"/>
      </w:tblPr>
      <w:tblGrid>
        <w:gridCol w:w="1549"/>
        <w:gridCol w:w="3118"/>
        <w:gridCol w:w="1570"/>
        <w:gridCol w:w="1534"/>
        <w:gridCol w:w="1443"/>
        <w:gridCol w:w="2604"/>
        <w:gridCol w:w="2025"/>
      </w:tblGrid>
      <w:tr w:rsidR="00BD7813" w:rsidRPr="0052727C" w14:paraId="71EB5A62" w14:textId="77777777" w:rsidTr="003F6782">
        <w:trPr>
          <w:cnfStyle w:val="100000000000" w:firstRow="1" w:lastRow="0" w:firstColumn="0" w:lastColumn="0" w:oddVBand="0" w:evenVBand="0" w:oddHBand="0" w:evenHBand="0" w:firstRowFirstColumn="0" w:firstRowLastColumn="0" w:lastRowFirstColumn="0" w:lastRowLastColumn="0"/>
          <w:trHeight w:val="845"/>
        </w:trPr>
        <w:tc>
          <w:tcPr>
            <w:tcW w:w="1549" w:type="dxa"/>
            <w:tcBorders>
              <w:right w:val="single" w:sz="4" w:space="0" w:color="FFFFFF" w:themeColor="background1"/>
            </w:tcBorders>
            <w:vAlign w:val="center"/>
          </w:tcPr>
          <w:p w14:paraId="3F630C09" w14:textId="7A7AC181" w:rsidR="00BD7813" w:rsidRPr="0052727C" w:rsidRDefault="00BD7813" w:rsidP="00E457BA">
            <w:pPr>
              <w:spacing w:after="0"/>
              <w:jc w:val="center"/>
              <w:rPr>
                <w:rFonts w:ascii="Arial Narrow" w:hAnsi="Arial Narrow" w:cs="Arial"/>
                <w:b w:val="0"/>
                <w:bCs w:val="0"/>
                <w:vertAlign w:val="superscript"/>
              </w:rPr>
            </w:pPr>
            <w:r w:rsidRPr="0052727C">
              <w:rPr>
                <w:rFonts w:ascii="Arial Narrow" w:hAnsi="Arial Narrow" w:cs="Arial"/>
              </w:rPr>
              <w:t>Nombre del Campo</w:t>
            </w:r>
          </w:p>
        </w:tc>
        <w:tc>
          <w:tcPr>
            <w:tcW w:w="3118" w:type="dxa"/>
            <w:tcBorders>
              <w:left w:val="single" w:sz="4" w:space="0" w:color="FFFFFF" w:themeColor="background1"/>
              <w:right w:val="single" w:sz="4" w:space="0" w:color="FFFFFF" w:themeColor="background1"/>
            </w:tcBorders>
            <w:vAlign w:val="center"/>
          </w:tcPr>
          <w:p w14:paraId="55D19AF2" w14:textId="2A57844A" w:rsidR="00BD7813" w:rsidRPr="0052727C" w:rsidRDefault="00BD7813" w:rsidP="00E457BA">
            <w:pPr>
              <w:spacing w:after="0"/>
              <w:jc w:val="center"/>
              <w:rPr>
                <w:rFonts w:ascii="Arial Narrow" w:hAnsi="Arial Narrow" w:cs="Arial"/>
                <w:b w:val="0"/>
                <w:bCs w:val="0"/>
              </w:rPr>
            </w:pPr>
            <w:r w:rsidRPr="0052727C">
              <w:rPr>
                <w:rFonts w:ascii="Arial Narrow" w:hAnsi="Arial Narrow" w:cs="Arial"/>
              </w:rPr>
              <w:t>Descripción</w:t>
            </w:r>
          </w:p>
        </w:tc>
        <w:tc>
          <w:tcPr>
            <w:tcW w:w="1570" w:type="dxa"/>
            <w:tcBorders>
              <w:left w:val="single" w:sz="4" w:space="0" w:color="FFFFFF" w:themeColor="background1"/>
              <w:right w:val="single" w:sz="4" w:space="0" w:color="FFFFFF" w:themeColor="background1"/>
            </w:tcBorders>
            <w:vAlign w:val="center"/>
          </w:tcPr>
          <w:p w14:paraId="65322269" w14:textId="77777777" w:rsidR="00BD7813" w:rsidRPr="0052727C" w:rsidRDefault="00BD7813" w:rsidP="00E457BA">
            <w:pPr>
              <w:spacing w:after="0"/>
              <w:jc w:val="center"/>
              <w:rPr>
                <w:rFonts w:ascii="Arial Narrow" w:hAnsi="Arial Narrow" w:cs="Arial"/>
                <w:b w:val="0"/>
                <w:bCs w:val="0"/>
              </w:rPr>
            </w:pPr>
            <w:r w:rsidRPr="0052727C">
              <w:rPr>
                <w:rFonts w:ascii="Arial Narrow" w:hAnsi="Arial Narrow" w:cs="Arial"/>
              </w:rPr>
              <w:t>Tipo de Dato</w:t>
            </w:r>
          </w:p>
        </w:tc>
        <w:tc>
          <w:tcPr>
            <w:tcW w:w="1534" w:type="dxa"/>
            <w:tcBorders>
              <w:left w:val="single" w:sz="4" w:space="0" w:color="FFFFFF" w:themeColor="background1"/>
              <w:right w:val="single" w:sz="4" w:space="0" w:color="FFFFFF" w:themeColor="background1"/>
            </w:tcBorders>
            <w:vAlign w:val="center"/>
          </w:tcPr>
          <w:p w14:paraId="4F5EF095" w14:textId="77777777" w:rsidR="00BD7813" w:rsidRPr="0052727C" w:rsidRDefault="00BD7813" w:rsidP="00E457BA">
            <w:pPr>
              <w:spacing w:after="0"/>
              <w:jc w:val="center"/>
              <w:rPr>
                <w:rFonts w:ascii="Arial Narrow" w:hAnsi="Arial Narrow" w:cs="Arial"/>
                <w:b w:val="0"/>
                <w:bCs w:val="0"/>
              </w:rPr>
            </w:pPr>
            <w:r w:rsidRPr="0052727C">
              <w:rPr>
                <w:rFonts w:ascii="Arial Narrow" w:hAnsi="Arial Narrow" w:cs="Arial"/>
              </w:rPr>
              <w:t>Tamaño</w:t>
            </w:r>
          </w:p>
        </w:tc>
        <w:tc>
          <w:tcPr>
            <w:tcW w:w="1443" w:type="dxa"/>
            <w:tcBorders>
              <w:left w:val="single" w:sz="4" w:space="0" w:color="FFFFFF" w:themeColor="background1"/>
              <w:right w:val="single" w:sz="4" w:space="0" w:color="FFFFFF" w:themeColor="background1"/>
            </w:tcBorders>
            <w:vAlign w:val="center"/>
          </w:tcPr>
          <w:p w14:paraId="08406730" w14:textId="77777777" w:rsidR="00BD7813" w:rsidRPr="0052727C" w:rsidRDefault="00BD7813" w:rsidP="00E457BA">
            <w:pPr>
              <w:spacing w:after="0"/>
              <w:jc w:val="center"/>
              <w:rPr>
                <w:rFonts w:ascii="Arial Narrow" w:hAnsi="Arial Narrow" w:cs="Arial"/>
                <w:b w:val="0"/>
                <w:bCs w:val="0"/>
              </w:rPr>
            </w:pPr>
            <w:r w:rsidRPr="0052727C">
              <w:rPr>
                <w:rFonts w:ascii="Arial Narrow" w:hAnsi="Arial Narrow" w:cs="Arial"/>
              </w:rPr>
              <w:t>Requerido (SI/NO)</w:t>
            </w:r>
          </w:p>
        </w:tc>
        <w:tc>
          <w:tcPr>
            <w:tcW w:w="2604" w:type="dxa"/>
            <w:tcBorders>
              <w:left w:val="single" w:sz="4" w:space="0" w:color="FFFFFF" w:themeColor="background1"/>
              <w:right w:val="single" w:sz="4" w:space="0" w:color="FFFFFF" w:themeColor="background1"/>
            </w:tcBorders>
            <w:vAlign w:val="center"/>
          </w:tcPr>
          <w:p w14:paraId="29C354DC" w14:textId="1988A610" w:rsidR="00BD7813" w:rsidRPr="0052727C" w:rsidRDefault="00191CC2" w:rsidP="00E457BA">
            <w:pPr>
              <w:spacing w:after="0"/>
              <w:jc w:val="center"/>
              <w:rPr>
                <w:rFonts w:ascii="Arial Narrow" w:hAnsi="Arial Narrow" w:cs="Arial"/>
                <w:b w:val="0"/>
                <w:bCs w:val="0"/>
              </w:rPr>
            </w:pPr>
            <w:r w:rsidRPr="0052727C">
              <w:rPr>
                <w:rFonts w:ascii="Arial Narrow" w:hAnsi="Arial Narrow" w:cs="Arial"/>
              </w:rPr>
              <w:t xml:space="preserve">Características y </w:t>
            </w:r>
            <w:r w:rsidR="00BD7813" w:rsidRPr="0052727C">
              <w:rPr>
                <w:rFonts w:ascii="Arial Narrow" w:hAnsi="Arial Narrow" w:cs="Arial"/>
              </w:rPr>
              <w:t>Validación</w:t>
            </w:r>
          </w:p>
        </w:tc>
        <w:tc>
          <w:tcPr>
            <w:tcW w:w="2025" w:type="dxa"/>
            <w:tcBorders>
              <w:left w:val="single" w:sz="4" w:space="0" w:color="FFFFFF" w:themeColor="background1"/>
            </w:tcBorders>
            <w:vAlign w:val="center"/>
          </w:tcPr>
          <w:p w14:paraId="459B4D25" w14:textId="77777777" w:rsidR="00BD7813" w:rsidRPr="0052727C" w:rsidRDefault="00BD7813" w:rsidP="00E457BA">
            <w:pPr>
              <w:spacing w:after="0"/>
              <w:jc w:val="center"/>
              <w:rPr>
                <w:rFonts w:ascii="Arial Narrow" w:hAnsi="Arial Narrow" w:cs="Arial"/>
                <w:b w:val="0"/>
                <w:bCs w:val="0"/>
              </w:rPr>
            </w:pPr>
            <w:r w:rsidRPr="0052727C">
              <w:rPr>
                <w:rFonts w:ascii="Arial Narrow" w:hAnsi="Arial Narrow" w:cs="Arial"/>
              </w:rPr>
              <w:t>Valores</w:t>
            </w:r>
          </w:p>
        </w:tc>
      </w:tr>
      <w:tr w:rsidR="00BD7813" w:rsidRPr="0052727C" w14:paraId="7556E581" w14:textId="77777777" w:rsidTr="003F6782">
        <w:trPr>
          <w:cnfStyle w:val="000000100000" w:firstRow="0" w:lastRow="0" w:firstColumn="0" w:lastColumn="0" w:oddVBand="0" w:evenVBand="0" w:oddHBand="1" w:evenHBand="0" w:firstRowFirstColumn="0" w:firstRowLastColumn="0" w:lastRowFirstColumn="0" w:lastRowLastColumn="0"/>
          <w:trHeight w:val="1926"/>
        </w:trPr>
        <w:tc>
          <w:tcPr>
            <w:tcW w:w="1549" w:type="dxa"/>
            <w:vAlign w:val="center"/>
          </w:tcPr>
          <w:p w14:paraId="6CF7488D" w14:textId="41C20E0B"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00186E4E" w:rsidRPr="0052727C">
              <w:rPr>
                <w:rFonts w:ascii="Arial Narrow" w:hAnsi="Arial Narrow" w:cs="Arial"/>
                <w:color w:val="0070C0"/>
              </w:rPr>
              <w:t xml:space="preserve">Indicar </w:t>
            </w:r>
            <w:r w:rsidRPr="0052727C">
              <w:rPr>
                <w:rFonts w:ascii="Arial Narrow" w:hAnsi="Arial Narrow" w:cs="Arial"/>
                <w:color w:val="0070C0"/>
              </w:rPr>
              <w:t>el nombre del campo.</w:t>
            </w:r>
            <w:r w:rsidRPr="0052727C">
              <w:rPr>
                <w:rFonts w:ascii="Arial Narrow" w:hAnsi="Arial Narrow" w:cs="Arial"/>
                <w:iCs/>
                <w:color w:val="2E74B5" w:themeColor="accent1" w:themeShade="BF"/>
              </w:rPr>
              <w:t>]</w:t>
            </w:r>
          </w:p>
        </w:tc>
        <w:tc>
          <w:tcPr>
            <w:tcW w:w="3118" w:type="dxa"/>
            <w:vAlign w:val="center"/>
          </w:tcPr>
          <w:p w14:paraId="65A7393D" w14:textId="4D34B4D5"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Pr="0052727C">
              <w:rPr>
                <w:rFonts w:ascii="Arial Narrow" w:hAnsi="Arial Narrow" w:cs="Arial"/>
                <w:color w:val="0070C0"/>
              </w:rPr>
              <w:t xml:space="preserve">Describir el objetivo </w:t>
            </w:r>
            <w:r w:rsidR="00186E4E" w:rsidRPr="0052727C">
              <w:rPr>
                <w:rFonts w:ascii="Arial Narrow" w:hAnsi="Arial Narrow" w:cs="Arial"/>
                <w:color w:val="0070C0"/>
              </w:rPr>
              <w:t>y funcionalidad del campo.</w:t>
            </w:r>
            <w:r w:rsidRPr="0052727C">
              <w:rPr>
                <w:rFonts w:ascii="Arial Narrow" w:hAnsi="Arial Narrow" w:cs="Arial"/>
                <w:iCs/>
                <w:color w:val="2E74B5" w:themeColor="accent1" w:themeShade="BF"/>
              </w:rPr>
              <w:t>]</w:t>
            </w:r>
          </w:p>
        </w:tc>
        <w:tc>
          <w:tcPr>
            <w:tcW w:w="1570" w:type="dxa"/>
            <w:vAlign w:val="center"/>
          </w:tcPr>
          <w:p w14:paraId="5B4BC847" w14:textId="7FB56D77"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00186E4E" w:rsidRPr="0052727C">
              <w:rPr>
                <w:rFonts w:ascii="Arial Narrow" w:hAnsi="Arial Narrow" w:cs="Arial"/>
                <w:color w:val="0070C0"/>
              </w:rPr>
              <w:t>Indicar el tipo de dato que debe contener el campo</w:t>
            </w:r>
            <w:r w:rsidRPr="0052727C">
              <w:rPr>
                <w:rFonts w:ascii="Arial Narrow" w:hAnsi="Arial Narrow" w:cs="Arial"/>
                <w:color w:val="0070C0"/>
              </w:rPr>
              <w:t>.</w:t>
            </w:r>
            <w:r w:rsidR="00191CC2" w:rsidRPr="0052727C">
              <w:rPr>
                <w:rFonts w:ascii="Arial Narrow" w:hAnsi="Arial Narrow" w:cs="Arial"/>
                <w:color w:val="0070C0"/>
              </w:rPr>
              <w:t>]</w:t>
            </w:r>
          </w:p>
        </w:tc>
        <w:tc>
          <w:tcPr>
            <w:tcW w:w="1534" w:type="dxa"/>
            <w:vAlign w:val="center"/>
          </w:tcPr>
          <w:p w14:paraId="054F33F2" w14:textId="72399D4A"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00186E4E" w:rsidRPr="0052727C">
              <w:rPr>
                <w:rFonts w:ascii="Arial Narrow" w:hAnsi="Arial Narrow" w:cs="Arial"/>
                <w:iCs/>
                <w:color w:val="2E74B5" w:themeColor="accent1" w:themeShade="BF"/>
              </w:rPr>
              <w:t>Indicar la longitud que debe tener el campo.]</w:t>
            </w:r>
          </w:p>
        </w:tc>
        <w:tc>
          <w:tcPr>
            <w:tcW w:w="1443" w:type="dxa"/>
            <w:vAlign w:val="center"/>
          </w:tcPr>
          <w:p w14:paraId="4A8890D2" w14:textId="6ABEFC1A"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00E14F6E" w:rsidRPr="0052727C">
              <w:rPr>
                <w:rFonts w:ascii="Arial Narrow" w:hAnsi="Arial Narrow" w:cs="Arial"/>
                <w:iCs/>
                <w:color w:val="2E74B5" w:themeColor="accent1" w:themeShade="BF"/>
              </w:rPr>
              <w:t>Indicar SI o NO de acuerdo con la obligatoriedad del campo.</w:t>
            </w:r>
            <w:r w:rsidRPr="0052727C">
              <w:rPr>
                <w:rFonts w:ascii="Arial Narrow" w:hAnsi="Arial Narrow" w:cs="Arial"/>
                <w:iCs/>
                <w:color w:val="2E74B5" w:themeColor="accent1" w:themeShade="BF"/>
              </w:rPr>
              <w:t>]</w:t>
            </w:r>
          </w:p>
        </w:tc>
        <w:tc>
          <w:tcPr>
            <w:tcW w:w="2604" w:type="dxa"/>
            <w:vAlign w:val="center"/>
          </w:tcPr>
          <w:p w14:paraId="7428B42F" w14:textId="3042D118" w:rsidR="00BD7813" w:rsidRPr="0052727C" w:rsidRDefault="00BD7813" w:rsidP="00BD7813">
            <w:pPr>
              <w:spacing w:after="0" w:line="240" w:lineRule="auto"/>
              <w:jc w:val="both"/>
              <w:rPr>
                <w:rFonts w:ascii="Arial Narrow" w:hAnsi="Arial Narrow" w:cs="Arial"/>
              </w:rPr>
            </w:pPr>
            <w:r w:rsidRPr="0052727C">
              <w:rPr>
                <w:rFonts w:ascii="Arial Narrow" w:hAnsi="Arial Narrow" w:cs="Arial"/>
                <w:iCs/>
                <w:color w:val="2E74B5" w:themeColor="accent1" w:themeShade="BF"/>
              </w:rPr>
              <w:t>[</w:t>
            </w:r>
            <w:r w:rsidR="00191CC2" w:rsidRPr="0052727C">
              <w:rPr>
                <w:rFonts w:ascii="Arial Narrow" w:hAnsi="Arial Narrow" w:cs="Arial"/>
                <w:iCs/>
                <w:color w:val="2E74B5" w:themeColor="accent1" w:themeShade="BF"/>
              </w:rPr>
              <w:t>Listar y d</w:t>
            </w:r>
            <w:r w:rsidRPr="0052727C">
              <w:rPr>
                <w:rFonts w:ascii="Arial Narrow" w:hAnsi="Arial Narrow" w:cs="Arial"/>
                <w:color w:val="0070C0"/>
              </w:rPr>
              <w:t xml:space="preserve">escribir </w:t>
            </w:r>
            <w:r w:rsidR="00E14F6E" w:rsidRPr="0052727C">
              <w:rPr>
                <w:rFonts w:ascii="Arial Narrow" w:hAnsi="Arial Narrow" w:cs="Arial"/>
                <w:color w:val="0070C0"/>
              </w:rPr>
              <w:t>cada una de las</w:t>
            </w:r>
            <w:r w:rsidR="00191CC2" w:rsidRPr="0052727C">
              <w:rPr>
                <w:rFonts w:ascii="Arial Narrow" w:hAnsi="Arial Narrow" w:cs="Arial"/>
                <w:color w:val="0070C0"/>
              </w:rPr>
              <w:t xml:space="preserve"> características y </w:t>
            </w:r>
            <w:r w:rsidR="00E14F6E" w:rsidRPr="0052727C">
              <w:rPr>
                <w:rFonts w:ascii="Arial Narrow" w:hAnsi="Arial Narrow" w:cs="Arial"/>
                <w:color w:val="0070C0"/>
              </w:rPr>
              <w:t>validaciones que deben ser controladas en el campo.</w:t>
            </w:r>
            <w:r w:rsidRPr="0052727C">
              <w:rPr>
                <w:rFonts w:ascii="Arial Narrow" w:hAnsi="Arial Narrow" w:cs="Arial"/>
                <w:iCs/>
                <w:color w:val="2E74B5" w:themeColor="accent1" w:themeShade="BF"/>
              </w:rPr>
              <w:t>]</w:t>
            </w:r>
          </w:p>
        </w:tc>
        <w:tc>
          <w:tcPr>
            <w:tcW w:w="2025" w:type="dxa"/>
            <w:vAlign w:val="center"/>
          </w:tcPr>
          <w:p w14:paraId="58955E7E" w14:textId="31887C30" w:rsidR="00BD7813" w:rsidRPr="0052727C" w:rsidRDefault="00BD7813" w:rsidP="00BD7813">
            <w:pPr>
              <w:spacing w:after="0" w:line="240" w:lineRule="auto"/>
              <w:jc w:val="both"/>
              <w:rPr>
                <w:rFonts w:ascii="Arial Narrow" w:hAnsi="Arial Narrow" w:cs="Arial"/>
                <w:iCs/>
                <w:color w:val="2E74B5" w:themeColor="accent1" w:themeShade="BF"/>
              </w:rPr>
            </w:pPr>
            <w:r w:rsidRPr="0052727C">
              <w:rPr>
                <w:rFonts w:ascii="Arial Narrow" w:hAnsi="Arial Narrow" w:cs="Arial"/>
                <w:iCs/>
                <w:color w:val="2E74B5" w:themeColor="accent1" w:themeShade="BF"/>
              </w:rPr>
              <w:t>[</w:t>
            </w:r>
            <w:r w:rsidR="00E14F6E" w:rsidRPr="0052727C">
              <w:rPr>
                <w:rFonts w:ascii="Arial Narrow" w:hAnsi="Arial Narrow" w:cs="Arial"/>
                <w:color w:val="0070C0"/>
              </w:rPr>
              <w:t>Listar los valores válidos que podrá contener el campo, si aplica</w:t>
            </w:r>
            <w:r w:rsidRPr="0052727C">
              <w:rPr>
                <w:rFonts w:ascii="Arial Narrow" w:hAnsi="Arial Narrow" w:cs="Arial"/>
                <w:color w:val="0070C0"/>
              </w:rPr>
              <w:t>.</w:t>
            </w:r>
            <w:r w:rsidRPr="0052727C">
              <w:rPr>
                <w:rFonts w:ascii="Arial Narrow" w:hAnsi="Arial Narrow" w:cs="Arial"/>
                <w:iCs/>
                <w:color w:val="2E74B5" w:themeColor="accent1" w:themeShade="BF"/>
              </w:rPr>
              <w:t>]</w:t>
            </w:r>
          </w:p>
        </w:tc>
      </w:tr>
      <w:tr w:rsidR="006B1337" w:rsidRPr="0052727C" w14:paraId="22C3C799" w14:textId="77777777" w:rsidTr="00764EFB">
        <w:trPr>
          <w:trHeight w:val="352"/>
        </w:trPr>
        <w:tc>
          <w:tcPr>
            <w:tcW w:w="1549" w:type="dxa"/>
            <w:vAlign w:val="center"/>
          </w:tcPr>
          <w:p w14:paraId="03091A56"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3118" w:type="dxa"/>
            <w:vAlign w:val="center"/>
          </w:tcPr>
          <w:p w14:paraId="0F43F8C3"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1570" w:type="dxa"/>
            <w:vAlign w:val="center"/>
          </w:tcPr>
          <w:p w14:paraId="3DAB0811"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1534" w:type="dxa"/>
            <w:vAlign w:val="center"/>
          </w:tcPr>
          <w:p w14:paraId="656139A2"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1443" w:type="dxa"/>
            <w:vAlign w:val="center"/>
          </w:tcPr>
          <w:p w14:paraId="5DECE44D"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2604" w:type="dxa"/>
            <w:vAlign w:val="center"/>
          </w:tcPr>
          <w:p w14:paraId="63FF3FC1"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c>
          <w:tcPr>
            <w:tcW w:w="2025" w:type="dxa"/>
            <w:vAlign w:val="center"/>
          </w:tcPr>
          <w:p w14:paraId="523DAA86" w14:textId="77777777" w:rsidR="006B1337" w:rsidRPr="0052727C" w:rsidRDefault="006B1337" w:rsidP="00BD7813">
            <w:pPr>
              <w:spacing w:after="0" w:line="240" w:lineRule="auto"/>
              <w:jc w:val="both"/>
              <w:rPr>
                <w:rFonts w:ascii="Arial Narrow" w:hAnsi="Arial Narrow" w:cs="Arial"/>
                <w:iCs/>
                <w:color w:val="2E74B5" w:themeColor="accent1" w:themeShade="BF"/>
              </w:rPr>
            </w:pPr>
          </w:p>
        </w:tc>
      </w:tr>
    </w:tbl>
    <w:p w14:paraId="30837D1A" w14:textId="77777777" w:rsidR="00BD7813" w:rsidRPr="0052727C" w:rsidRDefault="00BD7813" w:rsidP="00AC38C1">
      <w:pPr>
        <w:spacing w:after="0" w:line="240" w:lineRule="auto"/>
        <w:jc w:val="both"/>
        <w:rPr>
          <w:rFonts w:ascii="Arial Narrow" w:hAnsi="Arial Narrow" w:cs="Arial"/>
          <w:iCs/>
          <w:color w:val="2E74B5" w:themeColor="accent1" w:themeShade="BF"/>
        </w:rPr>
      </w:pPr>
    </w:p>
    <w:bookmarkEnd w:id="30"/>
    <w:p w14:paraId="0D1CF0B8" w14:textId="1985CFC1" w:rsidR="00186E4E" w:rsidRDefault="00186E4E" w:rsidP="00186E4E">
      <w:pPr>
        <w:rPr>
          <w:rFonts w:ascii="Arial Narrow" w:hAnsi="Arial Narrow"/>
        </w:rPr>
      </w:pPr>
    </w:p>
    <w:p w14:paraId="3D7FEAE7" w14:textId="3D24ED68" w:rsidR="001668D0" w:rsidRDefault="001668D0" w:rsidP="00186E4E">
      <w:pPr>
        <w:rPr>
          <w:rFonts w:ascii="Arial Narrow" w:hAnsi="Arial Narrow"/>
        </w:rPr>
      </w:pPr>
    </w:p>
    <w:p w14:paraId="4CB4961B" w14:textId="46EF7628" w:rsidR="00764EFB" w:rsidRDefault="00764EFB" w:rsidP="00186E4E">
      <w:pPr>
        <w:rPr>
          <w:rFonts w:ascii="Arial Narrow" w:hAnsi="Arial Narrow"/>
        </w:rPr>
      </w:pPr>
    </w:p>
    <w:p w14:paraId="6B94A908" w14:textId="41258334" w:rsidR="00764EFB" w:rsidRDefault="00764EFB" w:rsidP="00186E4E">
      <w:pPr>
        <w:rPr>
          <w:rFonts w:ascii="Arial Narrow" w:hAnsi="Arial Narrow"/>
        </w:rPr>
      </w:pPr>
    </w:p>
    <w:p w14:paraId="57273FED" w14:textId="17CC3F5E" w:rsidR="00764EFB" w:rsidRDefault="00764EFB" w:rsidP="00186E4E">
      <w:pPr>
        <w:rPr>
          <w:rFonts w:ascii="Arial Narrow" w:hAnsi="Arial Narrow"/>
        </w:rPr>
      </w:pPr>
    </w:p>
    <w:p w14:paraId="11A7AB94" w14:textId="77777777" w:rsidR="00764EFB" w:rsidRDefault="00764EFB" w:rsidP="00186E4E">
      <w:pPr>
        <w:rPr>
          <w:rFonts w:ascii="Arial Narrow" w:hAnsi="Arial Narrow"/>
        </w:rPr>
      </w:pPr>
    </w:p>
    <w:p w14:paraId="53A1DD58" w14:textId="74F243B8" w:rsidR="00FE13AA" w:rsidRPr="00712447" w:rsidRDefault="00FE13AA" w:rsidP="00C30881">
      <w:pPr>
        <w:pStyle w:val="Ttulo2"/>
        <w:numPr>
          <w:ilvl w:val="2"/>
          <w:numId w:val="3"/>
        </w:numPr>
        <w:rPr>
          <w:rFonts w:ascii="Arial Narrow" w:hAnsi="Arial Narrow"/>
          <w:b/>
          <w:bCs/>
          <w:color w:val="000000" w:themeColor="text1"/>
          <w:sz w:val="22"/>
          <w:szCs w:val="22"/>
        </w:rPr>
      </w:pPr>
      <w:bookmarkStart w:id="57" w:name="_Toc46735800"/>
      <w:bookmarkStart w:id="58" w:name="_Toc49350825"/>
      <w:r w:rsidRPr="00712447">
        <w:rPr>
          <w:rFonts w:ascii="Arial Narrow" w:hAnsi="Arial Narrow"/>
          <w:b/>
          <w:bCs/>
          <w:color w:val="000000" w:themeColor="text1"/>
          <w:sz w:val="22"/>
          <w:szCs w:val="22"/>
        </w:rPr>
        <w:lastRenderedPageBreak/>
        <w:t>Datos de Salida</w:t>
      </w:r>
      <w:bookmarkEnd w:id="57"/>
      <w:bookmarkEnd w:id="58"/>
    </w:p>
    <w:p w14:paraId="49540C75" w14:textId="77777777" w:rsidR="00FE464B" w:rsidRPr="0052727C" w:rsidRDefault="00FE464B" w:rsidP="00865560">
      <w:pPr>
        <w:spacing w:after="0" w:line="240" w:lineRule="auto"/>
        <w:jc w:val="both"/>
        <w:rPr>
          <w:rFonts w:ascii="Arial Narrow" w:hAnsi="Arial Narrow" w:cs="Arial"/>
          <w:color w:val="0070C0"/>
        </w:rPr>
      </w:pPr>
    </w:p>
    <w:p w14:paraId="0B451492" w14:textId="444FEF88" w:rsidR="00E14F6E" w:rsidRPr="0052727C" w:rsidRDefault="00E14F6E" w:rsidP="00034BAB">
      <w:pPr>
        <w:pStyle w:val="InfoBlue"/>
        <w:rPr>
          <w:color w:val="2E74B5" w:themeColor="accent1" w:themeShade="BF"/>
        </w:rPr>
      </w:pPr>
      <w:r w:rsidRPr="0052727C">
        <w:rPr>
          <w:color w:val="2E74B5" w:themeColor="accent1" w:themeShade="BF"/>
        </w:rPr>
        <w:t>[</w:t>
      </w:r>
      <w:r w:rsidRPr="0052727C">
        <w:t>Describir cada un</w:t>
      </w:r>
      <w:r w:rsidR="00781A77" w:rsidRPr="0052727C">
        <w:t>a</w:t>
      </w:r>
      <w:r w:rsidRPr="0052727C">
        <w:t xml:space="preserve"> de l</w:t>
      </w:r>
      <w:r w:rsidR="00781A77" w:rsidRPr="0052727C">
        <w:t>a</w:t>
      </w:r>
      <w:r w:rsidRPr="0052727C">
        <w:t xml:space="preserve">s </w:t>
      </w:r>
      <w:r w:rsidR="00781A77" w:rsidRPr="0052727C">
        <w:t xml:space="preserve">características de los </w:t>
      </w:r>
      <w:r w:rsidRPr="0052727C">
        <w:t xml:space="preserve">campos de salida que deberá incluir la funcionalidad luego de ejecutarse un proceso.  En caso de que no se deban generar datos de salida o uno de los criterios no aplique para el campo mencionado, se deberá registrar </w:t>
      </w:r>
      <w:r w:rsidR="00781A77" w:rsidRPr="0052727C">
        <w:t xml:space="preserve">la fase </w:t>
      </w:r>
      <w:r w:rsidRPr="0052727C">
        <w:t>“No aplica”.</w:t>
      </w:r>
      <w:r w:rsidRPr="0052727C">
        <w:rPr>
          <w:color w:val="2E74B5" w:themeColor="accent1" w:themeShade="BF"/>
        </w:rPr>
        <w:t>]</w:t>
      </w:r>
    </w:p>
    <w:p w14:paraId="224DC609" w14:textId="3412F043" w:rsidR="00F40C14" w:rsidRPr="0052727C" w:rsidRDefault="00F40C14" w:rsidP="00AC38C1">
      <w:pPr>
        <w:spacing w:after="0" w:line="240" w:lineRule="auto"/>
        <w:jc w:val="both"/>
        <w:rPr>
          <w:rFonts w:ascii="Arial Narrow" w:hAnsi="Arial Narrow" w:cs="Arial"/>
          <w:iCs/>
          <w:color w:val="2E74B5" w:themeColor="accent1" w:themeShade="BF"/>
        </w:rPr>
      </w:pPr>
    </w:p>
    <w:p w14:paraId="541CFBFD" w14:textId="77777777" w:rsidR="00FE13AA" w:rsidRPr="0052727C" w:rsidRDefault="00FE13AA" w:rsidP="006105E5">
      <w:pPr>
        <w:pStyle w:val="Encabezado"/>
        <w:rPr>
          <w:rFonts w:ascii="Arial Narrow" w:hAnsi="Arial Narrow" w:cs="Arial"/>
          <w:b/>
        </w:rPr>
      </w:pPr>
    </w:p>
    <w:tbl>
      <w:tblPr>
        <w:tblStyle w:val="Tablaconcuadrcula4-nfasis5"/>
        <w:tblpPr w:leftFromText="141" w:rightFromText="141" w:vertAnchor="text" w:horzAnchor="margin" w:tblpY="-101"/>
        <w:tblW w:w="13836" w:type="dxa"/>
        <w:tblLook w:val="0420" w:firstRow="1" w:lastRow="0" w:firstColumn="0" w:lastColumn="0" w:noHBand="0" w:noVBand="1"/>
      </w:tblPr>
      <w:tblGrid>
        <w:gridCol w:w="1446"/>
        <w:gridCol w:w="6223"/>
        <w:gridCol w:w="2407"/>
        <w:gridCol w:w="1685"/>
        <w:gridCol w:w="2075"/>
      </w:tblGrid>
      <w:tr w:rsidR="00186E4E" w:rsidRPr="00E1719C" w14:paraId="47D7EAB0" w14:textId="77777777" w:rsidTr="003F6782">
        <w:trPr>
          <w:cnfStyle w:val="100000000000" w:firstRow="1" w:lastRow="0" w:firstColumn="0" w:lastColumn="0" w:oddVBand="0" w:evenVBand="0" w:oddHBand="0" w:evenHBand="0" w:firstRowFirstColumn="0" w:firstRowLastColumn="0" w:lastRowFirstColumn="0" w:lastRowLastColumn="0"/>
          <w:trHeight w:val="841"/>
        </w:trPr>
        <w:tc>
          <w:tcPr>
            <w:tcW w:w="1446" w:type="dxa"/>
            <w:tcBorders>
              <w:right w:val="single" w:sz="4" w:space="0" w:color="FFFFFF" w:themeColor="background1"/>
            </w:tcBorders>
            <w:vAlign w:val="center"/>
          </w:tcPr>
          <w:p w14:paraId="6CC0C687" w14:textId="12E33339" w:rsidR="00186E4E" w:rsidRPr="00E1719C" w:rsidRDefault="00186E4E" w:rsidP="00186E4E">
            <w:pPr>
              <w:spacing w:after="0"/>
              <w:jc w:val="center"/>
              <w:rPr>
                <w:rFonts w:ascii="Arial Narrow" w:hAnsi="Arial Narrow" w:cs="Arial"/>
                <w:b w:val="0"/>
                <w:bCs w:val="0"/>
              </w:rPr>
            </w:pPr>
            <w:r w:rsidRPr="00E1719C">
              <w:rPr>
                <w:rFonts w:ascii="Arial Narrow" w:hAnsi="Arial Narrow" w:cs="Arial"/>
              </w:rPr>
              <w:t>Nombre del Campo</w:t>
            </w:r>
          </w:p>
        </w:tc>
        <w:tc>
          <w:tcPr>
            <w:tcW w:w="6223" w:type="dxa"/>
            <w:tcBorders>
              <w:left w:val="single" w:sz="4" w:space="0" w:color="FFFFFF" w:themeColor="background1"/>
              <w:right w:val="single" w:sz="4" w:space="0" w:color="FFFFFF" w:themeColor="background1"/>
            </w:tcBorders>
            <w:vAlign w:val="center"/>
          </w:tcPr>
          <w:p w14:paraId="3A8D2D38" w14:textId="4E89ADF3" w:rsidR="00186E4E" w:rsidRPr="00E1719C" w:rsidRDefault="00186E4E" w:rsidP="00186E4E">
            <w:pPr>
              <w:spacing w:after="0"/>
              <w:jc w:val="center"/>
              <w:rPr>
                <w:rFonts w:ascii="Arial Narrow" w:hAnsi="Arial Narrow" w:cs="Arial"/>
                <w:b w:val="0"/>
                <w:bCs w:val="0"/>
              </w:rPr>
            </w:pPr>
            <w:r w:rsidRPr="00E1719C">
              <w:rPr>
                <w:rFonts w:ascii="Arial Narrow" w:hAnsi="Arial Narrow" w:cs="Arial"/>
              </w:rPr>
              <w:t>Descripción</w:t>
            </w:r>
          </w:p>
        </w:tc>
        <w:tc>
          <w:tcPr>
            <w:tcW w:w="2407" w:type="dxa"/>
            <w:tcBorders>
              <w:left w:val="single" w:sz="4" w:space="0" w:color="FFFFFF" w:themeColor="background1"/>
              <w:right w:val="single" w:sz="4" w:space="0" w:color="FFFFFF" w:themeColor="background1"/>
            </w:tcBorders>
            <w:vAlign w:val="center"/>
          </w:tcPr>
          <w:p w14:paraId="550C80B4" w14:textId="085F63F0" w:rsidR="00186E4E" w:rsidRPr="00E1719C" w:rsidRDefault="00186E4E" w:rsidP="00186E4E">
            <w:pPr>
              <w:spacing w:after="0"/>
              <w:jc w:val="center"/>
              <w:rPr>
                <w:rFonts w:ascii="Arial Narrow" w:hAnsi="Arial Narrow" w:cs="Arial"/>
                <w:b w:val="0"/>
                <w:bCs w:val="0"/>
              </w:rPr>
            </w:pPr>
            <w:r w:rsidRPr="00E1719C">
              <w:rPr>
                <w:rFonts w:ascii="Arial Narrow" w:hAnsi="Arial Narrow" w:cs="Arial"/>
              </w:rPr>
              <w:t>Tipo de Dato</w:t>
            </w:r>
          </w:p>
        </w:tc>
        <w:tc>
          <w:tcPr>
            <w:tcW w:w="1685" w:type="dxa"/>
            <w:tcBorders>
              <w:left w:val="single" w:sz="4" w:space="0" w:color="FFFFFF" w:themeColor="background1"/>
              <w:right w:val="single" w:sz="4" w:space="0" w:color="FFFFFF" w:themeColor="background1"/>
            </w:tcBorders>
            <w:vAlign w:val="center"/>
          </w:tcPr>
          <w:p w14:paraId="5BB25E8B" w14:textId="0806CFD2" w:rsidR="00186E4E" w:rsidRPr="00E1719C" w:rsidRDefault="00186E4E" w:rsidP="00186E4E">
            <w:pPr>
              <w:spacing w:after="0"/>
              <w:jc w:val="center"/>
              <w:rPr>
                <w:rFonts w:ascii="Arial Narrow" w:hAnsi="Arial Narrow" w:cs="Arial"/>
                <w:b w:val="0"/>
                <w:bCs w:val="0"/>
              </w:rPr>
            </w:pPr>
            <w:r w:rsidRPr="00E1719C">
              <w:rPr>
                <w:rFonts w:ascii="Arial Narrow" w:hAnsi="Arial Narrow" w:cs="Arial"/>
              </w:rPr>
              <w:t>Tamaño</w:t>
            </w:r>
          </w:p>
        </w:tc>
        <w:tc>
          <w:tcPr>
            <w:tcW w:w="2075" w:type="dxa"/>
            <w:tcBorders>
              <w:left w:val="single" w:sz="4" w:space="0" w:color="FFFFFF" w:themeColor="background1"/>
            </w:tcBorders>
            <w:vAlign w:val="center"/>
          </w:tcPr>
          <w:p w14:paraId="64E1DC93" w14:textId="77777777" w:rsidR="00186E4E" w:rsidRPr="00E1719C" w:rsidRDefault="00186E4E" w:rsidP="00186E4E">
            <w:pPr>
              <w:spacing w:after="0"/>
              <w:jc w:val="center"/>
              <w:rPr>
                <w:rFonts w:ascii="Arial Narrow" w:hAnsi="Arial Narrow" w:cs="Arial"/>
                <w:b w:val="0"/>
                <w:bCs w:val="0"/>
              </w:rPr>
            </w:pPr>
            <w:r w:rsidRPr="00E1719C">
              <w:rPr>
                <w:rFonts w:ascii="Arial Narrow" w:hAnsi="Arial Narrow" w:cs="Arial"/>
              </w:rPr>
              <w:t>Requerido (SI/NO)</w:t>
            </w:r>
          </w:p>
        </w:tc>
      </w:tr>
      <w:tr w:rsidR="00A53D77" w:rsidRPr="00E1719C" w14:paraId="02B97002" w14:textId="77777777" w:rsidTr="003F6782">
        <w:trPr>
          <w:cnfStyle w:val="000000100000" w:firstRow="0" w:lastRow="0" w:firstColumn="0" w:lastColumn="0" w:oddVBand="0" w:evenVBand="0" w:oddHBand="1" w:evenHBand="0" w:firstRowFirstColumn="0" w:firstRowLastColumn="0" w:lastRowFirstColumn="0" w:lastRowLastColumn="0"/>
          <w:trHeight w:val="338"/>
        </w:trPr>
        <w:tc>
          <w:tcPr>
            <w:tcW w:w="1446" w:type="dxa"/>
            <w:vAlign w:val="center"/>
          </w:tcPr>
          <w:p w14:paraId="4153425F" w14:textId="1B5A56E3" w:rsidR="00186E4E" w:rsidRPr="00E1719C" w:rsidRDefault="00E14F6E" w:rsidP="00186E4E">
            <w:pPr>
              <w:spacing w:after="0"/>
              <w:rPr>
                <w:rFonts w:ascii="Arial Narrow" w:hAnsi="Arial Narrow" w:cs="Arial"/>
              </w:rPr>
            </w:pPr>
            <w:r w:rsidRPr="00E5429D">
              <w:rPr>
                <w:rFonts w:ascii="Arial Narrow" w:hAnsi="Arial Narrow" w:cs="Arial"/>
                <w:iCs/>
                <w:color w:val="2E74B5" w:themeColor="accent1" w:themeShade="BF"/>
              </w:rPr>
              <w:t>[</w:t>
            </w:r>
            <w:r>
              <w:rPr>
                <w:rFonts w:ascii="Arial Narrow" w:hAnsi="Arial Narrow" w:cs="Arial"/>
                <w:color w:val="0070C0"/>
              </w:rPr>
              <w:t>Indicar el nombre del campo</w:t>
            </w:r>
            <w:r w:rsidRPr="00E5429D">
              <w:rPr>
                <w:rFonts w:ascii="Arial Narrow" w:hAnsi="Arial Narrow" w:cs="Arial"/>
                <w:color w:val="0070C0"/>
              </w:rPr>
              <w:t>.</w:t>
            </w:r>
            <w:r w:rsidRPr="00E5429D">
              <w:rPr>
                <w:rFonts w:ascii="Arial Narrow" w:hAnsi="Arial Narrow" w:cs="Arial"/>
                <w:iCs/>
                <w:color w:val="2E74B5" w:themeColor="accent1" w:themeShade="BF"/>
              </w:rPr>
              <w:t>]</w:t>
            </w:r>
          </w:p>
        </w:tc>
        <w:tc>
          <w:tcPr>
            <w:tcW w:w="6223" w:type="dxa"/>
            <w:vAlign w:val="center"/>
          </w:tcPr>
          <w:p w14:paraId="32260796" w14:textId="732B2565" w:rsidR="00186E4E" w:rsidRPr="00E1719C" w:rsidRDefault="00A53D77" w:rsidP="00186E4E">
            <w:pPr>
              <w:spacing w:after="0"/>
              <w:rPr>
                <w:rFonts w:ascii="Arial Narrow" w:hAnsi="Arial Narrow" w:cs="Arial"/>
              </w:rPr>
            </w:pPr>
            <w:r w:rsidRPr="00E5429D">
              <w:rPr>
                <w:rFonts w:ascii="Arial Narrow" w:hAnsi="Arial Narrow" w:cs="Arial"/>
                <w:iCs/>
                <w:color w:val="2E74B5" w:themeColor="accent1" w:themeShade="BF"/>
              </w:rPr>
              <w:t>[</w:t>
            </w:r>
            <w:r w:rsidRPr="00E5429D">
              <w:rPr>
                <w:rFonts w:ascii="Arial Narrow" w:hAnsi="Arial Narrow" w:cs="Arial"/>
                <w:color w:val="0070C0"/>
              </w:rPr>
              <w:t xml:space="preserve">Describir el objetivo </w:t>
            </w:r>
            <w:r>
              <w:rPr>
                <w:rFonts w:ascii="Arial Narrow" w:hAnsi="Arial Narrow" w:cs="Arial"/>
                <w:color w:val="0070C0"/>
              </w:rPr>
              <w:t xml:space="preserve">y </w:t>
            </w:r>
            <w:r w:rsidRPr="00034BAB">
              <w:rPr>
                <w:rFonts w:ascii="Arial Narrow" w:hAnsi="Arial Narrow" w:cs="Arial"/>
                <w:color w:val="4472C4" w:themeColor="accent5"/>
              </w:rPr>
              <w:t>funcionalidad</w:t>
            </w:r>
            <w:r>
              <w:rPr>
                <w:rFonts w:ascii="Arial Narrow" w:hAnsi="Arial Narrow" w:cs="Arial"/>
                <w:color w:val="0070C0"/>
              </w:rPr>
              <w:t xml:space="preserve"> del campo.</w:t>
            </w:r>
            <w:r w:rsidRPr="00E5429D">
              <w:rPr>
                <w:rFonts w:ascii="Arial Narrow" w:hAnsi="Arial Narrow" w:cs="Arial"/>
                <w:iCs/>
                <w:color w:val="2E74B5" w:themeColor="accent1" w:themeShade="BF"/>
              </w:rPr>
              <w:t>]</w:t>
            </w:r>
          </w:p>
        </w:tc>
        <w:tc>
          <w:tcPr>
            <w:tcW w:w="2407" w:type="dxa"/>
            <w:vAlign w:val="center"/>
          </w:tcPr>
          <w:p w14:paraId="77FDCD7F" w14:textId="3B364078" w:rsidR="00186E4E" w:rsidRPr="00E1719C" w:rsidRDefault="00A53D77" w:rsidP="00186E4E">
            <w:pPr>
              <w:spacing w:after="0"/>
              <w:jc w:val="center"/>
              <w:rPr>
                <w:rFonts w:ascii="Arial Narrow" w:hAnsi="Arial Narrow" w:cs="Arial"/>
              </w:rPr>
            </w:pPr>
            <w:r w:rsidRPr="00E5429D">
              <w:rPr>
                <w:rFonts w:ascii="Arial Narrow" w:hAnsi="Arial Narrow" w:cs="Arial"/>
                <w:iCs/>
                <w:color w:val="2E74B5" w:themeColor="accent1" w:themeShade="BF"/>
              </w:rPr>
              <w:t>[</w:t>
            </w:r>
            <w:r>
              <w:rPr>
                <w:rFonts w:ascii="Arial Narrow" w:hAnsi="Arial Narrow" w:cs="Arial"/>
                <w:color w:val="0070C0"/>
              </w:rPr>
              <w:t>Indicar el tipo de dato que debe contener el campo</w:t>
            </w:r>
            <w:r w:rsidRPr="00E5429D">
              <w:rPr>
                <w:rFonts w:ascii="Arial Narrow" w:hAnsi="Arial Narrow" w:cs="Arial"/>
                <w:color w:val="0070C0"/>
              </w:rPr>
              <w:t>.</w:t>
            </w:r>
            <w:r w:rsidRPr="00E5429D">
              <w:rPr>
                <w:rFonts w:ascii="Arial Narrow" w:hAnsi="Arial Narrow" w:cs="Arial"/>
                <w:iCs/>
                <w:color w:val="2E74B5" w:themeColor="accent1" w:themeShade="BF"/>
              </w:rPr>
              <w:t>]</w:t>
            </w:r>
          </w:p>
        </w:tc>
        <w:tc>
          <w:tcPr>
            <w:tcW w:w="1685" w:type="dxa"/>
            <w:vAlign w:val="center"/>
          </w:tcPr>
          <w:p w14:paraId="5EC17054" w14:textId="6FC06223" w:rsidR="00186E4E" w:rsidRPr="00E1719C" w:rsidRDefault="00A53D77" w:rsidP="00186E4E">
            <w:pPr>
              <w:spacing w:after="0"/>
              <w:jc w:val="center"/>
              <w:rPr>
                <w:rFonts w:ascii="Arial Narrow" w:hAnsi="Arial Narrow" w:cs="Arial"/>
              </w:rPr>
            </w:pPr>
            <w:r w:rsidRPr="00E5429D">
              <w:rPr>
                <w:rFonts w:ascii="Arial Narrow" w:hAnsi="Arial Narrow" w:cs="Arial"/>
                <w:iCs/>
                <w:color w:val="2E74B5" w:themeColor="accent1" w:themeShade="BF"/>
              </w:rPr>
              <w:t>[</w:t>
            </w:r>
            <w:r>
              <w:rPr>
                <w:rFonts w:ascii="Arial Narrow" w:hAnsi="Arial Narrow" w:cs="Arial"/>
                <w:iCs/>
                <w:color w:val="2E74B5" w:themeColor="accent1" w:themeShade="BF"/>
              </w:rPr>
              <w:t>Indicar la longitud que debe tener el campo.]</w:t>
            </w:r>
          </w:p>
        </w:tc>
        <w:tc>
          <w:tcPr>
            <w:tcW w:w="2075" w:type="dxa"/>
            <w:vAlign w:val="center"/>
          </w:tcPr>
          <w:p w14:paraId="3DFF35A2" w14:textId="2EA09BB1" w:rsidR="00186E4E" w:rsidRPr="00E1719C" w:rsidRDefault="00A53D77" w:rsidP="00186E4E">
            <w:pPr>
              <w:spacing w:after="0"/>
              <w:jc w:val="center"/>
              <w:rPr>
                <w:rFonts w:ascii="Arial Narrow" w:hAnsi="Arial Narrow" w:cs="Arial"/>
              </w:rPr>
            </w:pPr>
            <w:r w:rsidRPr="00E5429D">
              <w:rPr>
                <w:rFonts w:ascii="Arial Narrow" w:hAnsi="Arial Narrow" w:cs="Arial"/>
                <w:iCs/>
                <w:color w:val="2E74B5" w:themeColor="accent1" w:themeShade="BF"/>
              </w:rPr>
              <w:t>[</w:t>
            </w:r>
            <w:r>
              <w:rPr>
                <w:rFonts w:ascii="Arial Narrow" w:hAnsi="Arial Narrow" w:cs="Arial"/>
                <w:iCs/>
                <w:color w:val="2E74B5" w:themeColor="accent1" w:themeShade="BF"/>
              </w:rPr>
              <w:t>Indicar SI o NO de acuerdo con la obligatoriedad del campo.</w:t>
            </w:r>
            <w:r w:rsidRPr="00E5429D">
              <w:rPr>
                <w:rFonts w:ascii="Arial Narrow" w:hAnsi="Arial Narrow" w:cs="Arial"/>
                <w:iCs/>
                <w:color w:val="2E74B5" w:themeColor="accent1" w:themeShade="BF"/>
              </w:rPr>
              <w:t>]</w:t>
            </w:r>
          </w:p>
        </w:tc>
      </w:tr>
      <w:tr w:rsidR="006B1337" w:rsidRPr="00E1719C" w14:paraId="1550D55C" w14:textId="77777777" w:rsidTr="003F6782">
        <w:trPr>
          <w:trHeight w:val="338"/>
        </w:trPr>
        <w:tc>
          <w:tcPr>
            <w:tcW w:w="1446" w:type="dxa"/>
            <w:vAlign w:val="center"/>
          </w:tcPr>
          <w:p w14:paraId="566B84CF" w14:textId="77777777" w:rsidR="006B1337" w:rsidRPr="00E5429D" w:rsidRDefault="006B1337" w:rsidP="00186E4E">
            <w:pPr>
              <w:spacing w:after="0"/>
              <w:rPr>
                <w:rFonts w:ascii="Arial Narrow" w:hAnsi="Arial Narrow" w:cs="Arial"/>
                <w:iCs/>
                <w:color w:val="2E74B5" w:themeColor="accent1" w:themeShade="BF"/>
              </w:rPr>
            </w:pPr>
          </w:p>
        </w:tc>
        <w:tc>
          <w:tcPr>
            <w:tcW w:w="6223" w:type="dxa"/>
            <w:vAlign w:val="center"/>
          </w:tcPr>
          <w:p w14:paraId="75D2D6A2" w14:textId="77777777" w:rsidR="006B1337" w:rsidRPr="00E5429D" w:rsidRDefault="006B1337" w:rsidP="00186E4E">
            <w:pPr>
              <w:spacing w:after="0"/>
              <w:rPr>
                <w:rFonts w:ascii="Arial Narrow" w:hAnsi="Arial Narrow" w:cs="Arial"/>
                <w:iCs/>
                <w:color w:val="2E74B5" w:themeColor="accent1" w:themeShade="BF"/>
              </w:rPr>
            </w:pPr>
          </w:p>
        </w:tc>
        <w:tc>
          <w:tcPr>
            <w:tcW w:w="2407" w:type="dxa"/>
            <w:vAlign w:val="center"/>
          </w:tcPr>
          <w:p w14:paraId="3480F219" w14:textId="77777777" w:rsidR="006B1337" w:rsidRPr="00E5429D" w:rsidRDefault="006B1337" w:rsidP="00186E4E">
            <w:pPr>
              <w:spacing w:after="0"/>
              <w:jc w:val="center"/>
              <w:rPr>
                <w:rFonts w:ascii="Arial Narrow" w:hAnsi="Arial Narrow" w:cs="Arial"/>
                <w:iCs/>
                <w:color w:val="2E74B5" w:themeColor="accent1" w:themeShade="BF"/>
              </w:rPr>
            </w:pPr>
          </w:p>
        </w:tc>
        <w:tc>
          <w:tcPr>
            <w:tcW w:w="1685" w:type="dxa"/>
            <w:vAlign w:val="center"/>
          </w:tcPr>
          <w:p w14:paraId="51D47CA0" w14:textId="77777777" w:rsidR="006B1337" w:rsidRPr="00E5429D" w:rsidRDefault="006B1337" w:rsidP="00186E4E">
            <w:pPr>
              <w:spacing w:after="0"/>
              <w:jc w:val="center"/>
              <w:rPr>
                <w:rFonts w:ascii="Arial Narrow" w:hAnsi="Arial Narrow" w:cs="Arial"/>
                <w:iCs/>
                <w:color w:val="2E74B5" w:themeColor="accent1" w:themeShade="BF"/>
              </w:rPr>
            </w:pPr>
          </w:p>
        </w:tc>
        <w:tc>
          <w:tcPr>
            <w:tcW w:w="2075" w:type="dxa"/>
            <w:vAlign w:val="center"/>
          </w:tcPr>
          <w:p w14:paraId="5FBDF445" w14:textId="77777777" w:rsidR="006B1337" w:rsidRPr="00E5429D" w:rsidRDefault="006B1337" w:rsidP="00186E4E">
            <w:pPr>
              <w:spacing w:after="0"/>
              <w:jc w:val="center"/>
              <w:rPr>
                <w:rFonts w:ascii="Arial Narrow" w:hAnsi="Arial Narrow" w:cs="Arial"/>
                <w:iCs/>
                <w:color w:val="2E74B5" w:themeColor="accent1" w:themeShade="BF"/>
              </w:rPr>
            </w:pPr>
          </w:p>
        </w:tc>
      </w:tr>
    </w:tbl>
    <w:p w14:paraId="4C877FBC" w14:textId="77777777" w:rsidR="00186E4E" w:rsidRDefault="00186E4E" w:rsidP="006105E5">
      <w:pPr>
        <w:pStyle w:val="Encabezado"/>
        <w:rPr>
          <w:rFonts w:ascii="Arial Narrow" w:hAnsi="Arial Narrow" w:cs="Arial"/>
          <w:b/>
        </w:rPr>
        <w:sectPr w:rsidR="00186E4E" w:rsidSect="00186E4E">
          <w:pgSz w:w="15840" w:h="12240" w:orient="landscape" w:code="1"/>
          <w:pgMar w:top="1701" w:right="2121" w:bottom="1701" w:left="992" w:header="851" w:footer="703" w:gutter="0"/>
          <w:cols w:space="708"/>
          <w:docGrid w:linePitch="360"/>
        </w:sectPr>
      </w:pPr>
    </w:p>
    <w:p w14:paraId="69253954" w14:textId="6ED75595" w:rsidR="00BA4D45" w:rsidRPr="00712447" w:rsidRDefault="00BA4D45" w:rsidP="00C30881">
      <w:pPr>
        <w:pStyle w:val="Ttulo2"/>
        <w:numPr>
          <w:ilvl w:val="2"/>
          <w:numId w:val="3"/>
        </w:numPr>
        <w:rPr>
          <w:rFonts w:ascii="Arial Narrow" w:hAnsi="Arial Narrow"/>
          <w:b/>
          <w:bCs/>
          <w:color w:val="000000" w:themeColor="text1"/>
          <w:sz w:val="22"/>
          <w:szCs w:val="22"/>
        </w:rPr>
      </w:pPr>
      <w:bookmarkStart w:id="59" w:name="_Toc46735801"/>
      <w:bookmarkStart w:id="60" w:name="_Toc49350826"/>
      <w:r w:rsidRPr="00712447">
        <w:rPr>
          <w:rFonts w:ascii="Arial Narrow" w:hAnsi="Arial Narrow"/>
          <w:b/>
          <w:bCs/>
          <w:color w:val="000000" w:themeColor="text1"/>
          <w:sz w:val="22"/>
          <w:szCs w:val="22"/>
        </w:rPr>
        <w:lastRenderedPageBreak/>
        <w:t>Prototipos de Pantalla</w:t>
      </w:r>
      <w:bookmarkEnd w:id="59"/>
      <w:bookmarkEnd w:id="60"/>
    </w:p>
    <w:p w14:paraId="5D2F40A8" w14:textId="77777777" w:rsidR="00BA4D45" w:rsidRPr="00170955" w:rsidRDefault="00BA4D45" w:rsidP="00554BB6">
      <w:pPr>
        <w:pStyle w:val="paragraph"/>
        <w:spacing w:before="0" w:beforeAutospacing="0" w:after="0" w:afterAutospacing="0"/>
        <w:textAlignment w:val="baseline"/>
        <w:rPr>
          <w:rStyle w:val="normaltextrun"/>
          <w:rFonts w:ascii="Arial Narrow" w:hAnsi="Arial Narrow" w:cs="Segoe UI"/>
          <w:b/>
          <w:bCs/>
          <w:sz w:val="22"/>
          <w:szCs w:val="22"/>
        </w:rPr>
      </w:pPr>
    </w:p>
    <w:p w14:paraId="6C2FA8AB" w14:textId="77777777" w:rsidR="00BA4D45" w:rsidRPr="00170955" w:rsidRDefault="00BA4D45" w:rsidP="00554BB6">
      <w:pPr>
        <w:pStyle w:val="paragraph"/>
        <w:spacing w:before="0" w:beforeAutospacing="0" w:after="0" w:afterAutospacing="0"/>
        <w:textAlignment w:val="baseline"/>
        <w:rPr>
          <w:rStyle w:val="normaltextrun"/>
          <w:rFonts w:ascii="Arial Narrow" w:hAnsi="Arial Narrow" w:cs="Segoe UI"/>
          <w:b/>
          <w:bCs/>
          <w:sz w:val="22"/>
          <w:szCs w:val="22"/>
        </w:rPr>
      </w:pPr>
    </w:p>
    <w:p w14:paraId="2AD31B3B" w14:textId="163EE861" w:rsidR="00BA4D45" w:rsidRPr="00170955" w:rsidRDefault="00BA4D45" w:rsidP="00554BB6">
      <w:pPr>
        <w:pStyle w:val="paragraph"/>
        <w:spacing w:before="0" w:beforeAutospacing="0" w:after="0" w:afterAutospacing="0"/>
        <w:textAlignment w:val="baseline"/>
        <w:rPr>
          <w:rFonts w:ascii="Arial Narrow" w:eastAsiaTheme="minorHAnsi" w:hAnsi="Arial Narrow" w:cstheme="minorBidi"/>
          <w:color w:val="4472C4" w:themeColor="accent5"/>
          <w:sz w:val="22"/>
          <w:szCs w:val="22"/>
        </w:rPr>
      </w:pPr>
      <w:r w:rsidRPr="00170955">
        <w:rPr>
          <w:rFonts w:ascii="Arial Narrow" w:eastAsiaTheme="minorHAnsi" w:hAnsi="Arial Narrow" w:cstheme="minorBidi"/>
          <w:color w:val="4472C4" w:themeColor="accent5"/>
          <w:sz w:val="22"/>
          <w:szCs w:val="22"/>
        </w:rPr>
        <w:t>[Incluir el diseño del prototipo propuesto para la funcionalidad descrita.]</w:t>
      </w:r>
    </w:p>
    <w:p w14:paraId="06658DDC" w14:textId="4F0B03EA" w:rsidR="00406478" w:rsidRPr="00170955" w:rsidRDefault="00406478" w:rsidP="00554BB6">
      <w:pPr>
        <w:pStyle w:val="paragraph"/>
        <w:spacing w:before="0" w:beforeAutospacing="0" w:after="0" w:afterAutospacing="0"/>
        <w:textAlignment w:val="baseline"/>
        <w:rPr>
          <w:rFonts w:ascii="Arial Narrow" w:eastAsiaTheme="minorHAnsi" w:hAnsi="Arial Narrow" w:cstheme="minorBidi"/>
          <w:color w:val="4472C4" w:themeColor="accent5"/>
          <w:sz w:val="22"/>
          <w:szCs w:val="22"/>
        </w:rPr>
      </w:pPr>
    </w:p>
    <w:p w14:paraId="74A1F7A7" w14:textId="04A6C519" w:rsidR="00406478" w:rsidRPr="00170955" w:rsidRDefault="00406478" w:rsidP="00554BB6">
      <w:pPr>
        <w:pStyle w:val="paragraph"/>
        <w:spacing w:before="0" w:beforeAutospacing="0" w:after="0" w:afterAutospacing="0"/>
        <w:textAlignment w:val="baseline"/>
        <w:rPr>
          <w:rFonts w:ascii="Arial Narrow" w:eastAsiaTheme="minorHAnsi" w:hAnsi="Arial Narrow" w:cstheme="minorBidi"/>
          <w:color w:val="4472C4" w:themeColor="accent5"/>
          <w:sz w:val="22"/>
          <w:szCs w:val="22"/>
        </w:rPr>
      </w:pPr>
    </w:p>
    <w:p w14:paraId="575DEC3A" w14:textId="0DD02B88" w:rsidR="00406478" w:rsidRPr="00712447" w:rsidRDefault="00406478" w:rsidP="00C30881">
      <w:pPr>
        <w:pStyle w:val="Ttulo2"/>
        <w:numPr>
          <w:ilvl w:val="1"/>
          <w:numId w:val="3"/>
        </w:numPr>
        <w:rPr>
          <w:rFonts w:ascii="Arial Narrow" w:hAnsi="Arial Narrow"/>
          <w:b/>
          <w:bCs/>
          <w:color w:val="000000" w:themeColor="text1"/>
          <w:sz w:val="22"/>
          <w:szCs w:val="22"/>
        </w:rPr>
      </w:pPr>
      <w:bookmarkStart w:id="61" w:name="_Toc46735802"/>
      <w:bookmarkStart w:id="62" w:name="_Toc49350827"/>
      <w:r w:rsidRPr="00712447">
        <w:rPr>
          <w:rFonts w:ascii="Arial Narrow" w:hAnsi="Arial Narrow"/>
          <w:b/>
          <w:bCs/>
          <w:color w:val="000000" w:themeColor="text1"/>
          <w:sz w:val="22"/>
          <w:szCs w:val="22"/>
        </w:rPr>
        <w:t>E</w:t>
      </w:r>
      <w:r w:rsidR="00B85F24" w:rsidRPr="00712447">
        <w:rPr>
          <w:rFonts w:ascii="Arial Narrow" w:hAnsi="Arial Narrow"/>
          <w:b/>
          <w:bCs/>
          <w:color w:val="000000" w:themeColor="text1"/>
          <w:sz w:val="22"/>
          <w:szCs w:val="22"/>
        </w:rPr>
        <w:t>xcepciones</w:t>
      </w:r>
      <w:bookmarkEnd w:id="61"/>
      <w:bookmarkEnd w:id="62"/>
    </w:p>
    <w:p w14:paraId="0CE3F447" w14:textId="7E37F4C5" w:rsidR="00406478" w:rsidRPr="00170955" w:rsidRDefault="00406478" w:rsidP="00554BB6">
      <w:pPr>
        <w:pStyle w:val="paragraph"/>
        <w:spacing w:before="0" w:beforeAutospacing="0" w:after="0" w:afterAutospacing="0"/>
        <w:textAlignment w:val="baseline"/>
        <w:rPr>
          <w:rFonts w:ascii="Arial Narrow" w:eastAsiaTheme="minorHAnsi" w:hAnsi="Arial Narrow" w:cstheme="minorBidi"/>
          <w:color w:val="4472C4" w:themeColor="accent5"/>
          <w:sz w:val="22"/>
          <w:szCs w:val="22"/>
        </w:rPr>
      </w:pPr>
    </w:p>
    <w:p w14:paraId="43B61C95" w14:textId="011ABB02" w:rsidR="00406478" w:rsidRPr="00170955" w:rsidRDefault="00406478" w:rsidP="00406478">
      <w:pPr>
        <w:pStyle w:val="paragraph"/>
        <w:spacing w:before="0" w:beforeAutospacing="0" w:after="0" w:afterAutospacing="0"/>
        <w:jc w:val="both"/>
        <w:textAlignment w:val="baseline"/>
        <w:rPr>
          <w:rFonts w:ascii="Arial Narrow" w:hAnsi="Arial Narrow" w:cs="Arial"/>
          <w:iCs/>
          <w:color w:val="4472C4" w:themeColor="accent5"/>
          <w:sz w:val="22"/>
          <w:szCs w:val="22"/>
        </w:rPr>
      </w:pPr>
      <w:r w:rsidRPr="00170955">
        <w:rPr>
          <w:rFonts w:ascii="Arial Narrow" w:hAnsi="Arial Narrow" w:cs="Arial"/>
          <w:iCs/>
          <w:color w:val="4472C4" w:themeColor="accent5"/>
          <w:sz w:val="22"/>
          <w:szCs w:val="22"/>
        </w:rPr>
        <w:t xml:space="preserve">[Diligenciar la información correspondiente a las excepciones </w:t>
      </w:r>
      <w:r w:rsidR="009A045B" w:rsidRPr="00170955">
        <w:rPr>
          <w:rFonts w:ascii="Arial Narrow" w:hAnsi="Arial Narrow" w:cs="Arial"/>
          <w:iCs/>
          <w:color w:val="4472C4" w:themeColor="accent5"/>
          <w:sz w:val="22"/>
          <w:szCs w:val="22"/>
        </w:rPr>
        <w:t xml:space="preserve">del sistema que fueron </w:t>
      </w:r>
      <w:r w:rsidRPr="00170955">
        <w:rPr>
          <w:rFonts w:ascii="Arial Narrow" w:hAnsi="Arial Narrow" w:cs="Arial"/>
          <w:iCs/>
          <w:color w:val="4472C4" w:themeColor="accent5"/>
          <w:sz w:val="22"/>
          <w:szCs w:val="22"/>
        </w:rPr>
        <w:t xml:space="preserve">identificadas </w:t>
      </w:r>
      <w:r w:rsidR="00034BAB" w:rsidRPr="00170955">
        <w:rPr>
          <w:rFonts w:ascii="Arial Narrow" w:hAnsi="Arial Narrow" w:cs="Arial"/>
          <w:iCs/>
          <w:color w:val="4472C4" w:themeColor="accent5"/>
          <w:sz w:val="22"/>
          <w:szCs w:val="22"/>
        </w:rPr>
        <w:t xml:space="preserve">y relacionadas </w:t>
      </w:r>
      <w:r w:rsidRPr="00170955">
        <w:rPr>
          <w:rFonts w:ascii="Arial Narrow" w:hAnsi="Arial Narrow" w:cs="Arial"/>
          <w:iCs/>
          <w:color w:val="4472C4" w:themeColor="accent5"/>
          <w:sz w:val="22"/>
          <w:szCs w:val="22"/>
        </w:rPr>
        <w:t>durante la especificación</w:t>
      </w:r>
      <w:r w:rsidR="009A045B" w:rsidRPr="00170955">
        <w:rPr>
          <w:rFonts w:ascii="Arial Narrow" w:hAnsi="Arial Narrow" w:cs="Arial"/>
          <w:iCs/>
          <w:color w:val="4472C4" w:themeColor="accent5"/>
          <w:sz w:val="22"/>
          <w:szCs w:val="22"/>
        </w:rPr>
        <w:t xml:space="preserve"> </w:t>
      </w:r>
      <w:r w:rsidRPr="00170955">
        <w:rPr>
          <w:rFonts w:ascii="Arial Narrow" w:hAnsi="Arial Narrow" w:cs="Arial"/>
          <w:iCs/>
          <w:color w:val="4472C4" w:themeColor="accent5"/>
          <w:sz w:val="22"/>
          <w:szCs w:val="22"/>
        </w:rPr>
        <w:t>de los casos de uso.]</w:t>
      </w:r>
    </w:p>
    <w:p w14:paraId="75783F4F" w14:textId="77777777" w:rsidR="009A045B" w:rsidRPr="00170955" w:rsidRDefault="009A045B" w:rsidP="00406478">
      <w:pPr>
        <w:pStyle w:val="paragraph"/>
        <w:spacing w:before="0" w:beforeAutospacing="0" w:after="0" w:afterAutospacing="0"/>
        <w:jc w:val="both"/>
        <w:textAlignment w:val="baseline"/>
        <w:rPr>
          <w:rFonts w:ascii="Arial Narrow" w:eastAsiaTheme="minorHAnsi" w:hAnsi="Arial Narrow" w:cstheme="minorBidi"/>
          <w:color w:val="4472C4" w:themeColor="accent5"/>
          <w:sz w:val="22"/>
          <w:szCs w:val="22"/>
        </w:rPr>
      </w:pPr>
    </w:p>
    <w:p w14:paraId="5E108974" w14:textId="3B761C08" w:rsidR="00406478" w:rsidRPr="00170955" w:rsidRDefault="00406478" w:rsidP="00554BB6">
      <w:pPr>
        <w:pStyle w:val="paragraph"/>
        <w:spacing w:before="0" w:beforeAutospacing="0" w:after="0" w:afterAutospacing="0"/>
        <w:textAlignment w:val="baseline"/>
        <w:rPr>
          <w:rFonts w:ascii="Arial Narrow" w:eastAsiaTheme="minorHAnsi" w:hAnsi="Arial Narrow" w:cstheme="minorBidi"/>
          <w:color w:val="4472C4" w:themeColor="accent5"/>
          <w:sz w:val="22"/>
          <w:szCs w:val="22"/>
        </w:rPr>
      </w:pPr>
    </w:p>
    <w:tbl>
      <w:tblPr>
        <w:tblStyle w:val="Tablaconcuadrcula4-nfasis5"/>
        <w:tblW w:w="8784" w:type="dxa"/>
        <w:tblLook w:val="0420" w:firstRow="1" w:lastRow="0" w:firstColumn="0" w:lastColumn="0" w:noHBand="0" w:noVBand="1"/>
      </w:tblPr>
      <w:tblGrid>
        <w:gridCol w:w="1413"/>
        <w:gridCol w:w="7371"/>
      </w:tblGrid>
      <w:tr w:rsidR="00406478" w:rsidRPr="00170955" w14:paraId="770F5DEC" w14:textId="77777777" w:rsidTr="003F6782">
        <w:trPr>
          <w:cnfStyle w:val="100000000000" w:firstRow="1" w:lastRow="0" w:firstColumn="0" w:lastColumn="0" w:oddVBand="0" w:evenVBand="0" w:oddHBand="0" w:evenHBand="0" w:firstRowFirstColumn="0" w:firstRowLastColumn="0" w:lastRowFirstColumn="0" w:lastRowLastColumn="0"/>
        </w:trPr>
        <w:tc>
          <w:tcPr>
            <w:tcW w:w="1413" w:type="dxa"/>
            <w:tcBorders>
              <w:right w:val="single" w:sz="4" w:space="0" w:color="FFFFFF" w:themeColor="background1"/>
            </w:tcBorders>
            <w:vAlign w:val="center"/>
          </w:tcPr>
          <w:p w14:paraId="49100257" w14:textId="77777777" w:rsidR="00406478" w:rsidRPr="00170955" w:rsidRDefault="00406478" w:rsidP="00CF1631">
            <w:pPr>
              <w:spacing w:after="0"/>
              <w:rPr>
                <w:rFonts w:ascii="Arial Narrow" w:hAnsi="Arial Narrow" w:cs="Arial"/>
                <w:b w:val="0"/>
                <w:bCs w:val="0"/>
              </w:rPr>
            </w:pPr>
            <w:r w:rsidRPr="00170955">
              <w:rPr>
                <w:rFonts w:ascii="Arial Narrow" w:hAnsi="Arial Narrow" w:cs="Arial"/>
              </w:rPr>
              <w:t>ID Excepción</w:t>
            </w:r>
          </w:p>
        </w:tc>
        <w:tc>
          <w:tcPr>
            <w:tcW w:w="7371" w:type="dxa"/>
            <w:tcBorders>
              <w:left w:val="single" w:sz="4" w:space="0" w:color="FFFFFF" w:themeColor="background1"/>
            </w:tcBorders>
            <w:vAlign w:val="center"/>
          </w:tcPr>
          <w:p w14:paraId="0636956E" w14:textId="0709B9A3" w:rsidR="00406478" w:rsidRPr="00170955" w:rsidRDefault="00034BAB" w:rsidP="00CF1631">
            <w:pPr>
              <w:spacing w:after="0"/>
              <w:jc w:val="center"/>
              <w:rPr>
                <w:rFonts w:ascii="Arial Narrow" w:hAnsi="Arial Narrow" w:cs="Arial"/>
                <w:b w:val="0"/>
                <w:bCs w:val="0"/>
              </w:rPr>
            </w:pPr>
            <w:r w:rsidRPr="00170955">
              <w:rPr>
                <w:rFonts w:ascii="Arial Narrow" w:hAnsi="Arial Narrow" w:cs="Arial"/>
              </w:rPr>
              <w:t>Descripción</w:t>
            </w:r>
          </w:p>
        </w:tc>
      </w:tr>
      <w:tr w:rsidR="00406478" w:rsidRPr="00170955" w14:paraId="7E4F7206" w14:textId="77777777" w:rsidTr="003F6782">
        <w:trPr>
          <w:cnfStyle w:val="000000100000" w:firstRow="0" w:lastRow="0" w:firstColumn="0" w:lastColumn="0" w:oddVBand="0" w:evenVBand="0" w:oddHBand="1" w:evenHBand="0" w:firstRowFirstColumn="0" w:firstRowLastColumn="0" w:lastRowFirstColumn="0" w:lastRowLastColumn="0"/>
        </w:trPr>
        <w:tc>
          <w:tcPr>
            <w:tcW w:w="1413" w:type="dxa"/>
            <w:vAlign w:val="center"/>
          </w:tcPr>
          <w:p w14:paraId="23931315" w14:textId="680D3011" w:rsidR="00406478" w:rsidRPr="00764EFB" w:rsidRDefault="00406478" w:rsidP="00764EFB">
            <w:pPr>
              <w:spacing w:after="0" w:line="240" w:lineRule="auto"/>
              <w:ind w:left="30"/>
              <w:jc w:val="center"/>
              <w:textAlignment w:val="baseline"/>
              <w:rPr>
                <w:rFonts w:ascii="Arial Narrow" w:hAnsi="Arial Narrow" w:cs="Arial"/>
                <w:color w:val="4F81BD"/>
              </w:rPr>
            </w:pPr>
            <w:bookmarkStart w:id="63" w:name="EXC01"/>
            <w:bookmarkEnd w:id="63"/>
            <w:r w:rsidRPr="00764EFB">
              <w:rPr>
                <w:color w:val="4F81BD"/>
              </w:rPr>
              <w:t>[EXC01]</w:t>
            </w:r>
          </w:p>
        </w:tc>
        <w:tc>
          <w:tcPr>
            <w:tcW w:w="7371" w:type="dxa"/>
            <w:vAlign w:val="center"/>
          </w:tcPr>
          <w:p w14:paraId="5C4FD947" w14:textId="5B9583DF" w:rsidR="00406478" w:rsidRPr="00764EFB" w:rsidRDefault="00034BAB" w:rsidP="00764EFB">
            <w:pPr>
              <w:pStyle w:val="InfoBlue"/>
              <w:spacing w:line="240" w:lineRule="auto"/>
              <w:ind w:left="30"/>
              <w:textAlignment w:val="baseline"/>
              <w:rPr>
                <w:rFonts w:eastAsiaTheme="minorHAnsi"/>
                <w:iCs w:val="0"/>
                <w:color w:val="4F81BD"/>
                <w:lang w:bidi="ar-SA"/>
              </w:rPr>
            </w:pPr>
            <w:r w:rsidRPr="00764EFB">
              <w:rPr>
                <w:rFonts w:eastAsiaTheme="minorHAnsi"/>
                <w:iCs w:val="0"/>
                <w:color w:val="4F81BD"/>
                <w:lang w:bidi="ar-SA"/>
              </w:rPr>
              <w:t xml:space="preserve">[Incluir en la descripción </w:t>
            </w:r>
            <w:r w:rsidR="00AA1113" w:rsidRPr="00764EFB">
              <w:rPr>
                <w:rFonts w:eastAsiaTheme="minorHAnsi"/>
                <w:iCs w:val="0"/>
                <w:color w:val="4F81BD"/>
                <w:lang w:bidi="ar-SA"/>
              </w:rPr>
              <w:t xml:space="preserve">tanto </w:t>
            </w:r>
            <w:r w:rsidRPr="00764EFB">
              <w:rPr>
                <w:rFonts w:eastAsiaTheme="minorHAnsi"/>
                <w:iCs w:val="0"/>
                <w:color w:val="4F81BD"/>
                <w:lang w:bidi="ar-SA"/>
              </w:rPr>
              <w:t xml:space="preserve">la validación </w:t>
            </w:r>
            <w:r w:rsidR="00AA1113" w:rsidRPr="00764EFB">
              <w:rPr>
                <w:rFonts w:eastAsiaTheme="minorHAnsi"/>
                <w:iCs w:val="0"/>
                <w:color w:val="4F81BD"/>
                <w:lang w:bidi="ar-SA"/>
              </w:rPr>
              <w:t xml:space="preserve">como </w:t>
            </w:r>
            <w:r w:rsidRPr="00764EFB">
              <w:rPr>
                <w:rFonts w:eastAsiaTheme="minorHAnsi"/>
                <w:iCs w:val="0"/>
                <w:color w:val="4F81BD"/>
                <w:lang w:bidi="ar-SA"/>
              </w:rPr>
              <w:t>la acción que debe realizar el sistema</w:t>
            </w:r>
            <w:r w:rsidR="00AA1113" w:rsidRPr="00764EFB">
              <w:rPr>
                <w:rFonts w:eastAsiaTheme="minorHAnsi"/>
                <w:iCs w:val="0"/>
                <w:color w:val="4F81BD"/>
                <w:lang w:bidi="ar-SA"/>
              </w:rPr>
              <w:t>; así como, el hipervínculo al mensaje que se espera visualizar.</w:t>
            </w:r>
            <w:r w:rsidRPr="00764EFB">
              <w:rPr>
                <w:rFonts w:eastAsiaTheme="minorHAnsi"/>
                <w:iCs w:val="0"/>
                <w:color w:val="4F81BD"/>
                <w:lang w:bidi="ar-SA"/>
              </w:rPr>
              <w:t>]</w:t>
            </w:r>
            <w:ins w:id="64" w:author="User" w:date="2013-01-28T08:36:00Z">
              <w:r w:rsidRPr="00764EFB">
                <w:rPr>
                  <w:rFonts w:eastAsiaTheme="minorHAnsi"/>
                  <w:iCs w:val="0"/>
                  <w:color w:val="4F81BD"/>
                  <w:lang w:bidi="ar-SA"/>
                </w:rPr>
                <w:t xml:space="preserve"> </w:t>
              </w:r>
            </w:ins>
          </w:p>
        </w:tc>
      </w:tr>
      <w:tr w:rsidR="00406478" w:rsidRPr="00170955" w14:paraId="5FB88D98" w14:textId="77777777" w:rsidTr="00764EFB">
        <w:trPr>
          <w:trHeight w:val="113"/>
        </w:trPr>
        <w:tc>
          <w:tcPr>
            <w:tcW w:w="1413" w:type="dxa"/>
            <w:vAlign w:val="center"/>
          </w:tcPr>
          <w:p w14:paraId="48D64C56" w14:textId="77777777" w:rsidR="00406478" w:rsidRPr="00764EFB" w:rsidRDefault="00406478" w:rsidP="00764EFB">
            <w:pPr>
              <w:spacing w:after="0" w:line="240" w:lineRule="auto"/>
              <w:ind w:left="30"/>
              <w:jc w:val="both"/>
              <w:textAlignment w:val="baseline"/>
              <w:rPr>
                <w:rFonts w:ascii="Arial Narrow" w:hAnsi="Arial Narrow" w:cs="Arial"/>
                <w:color w:val="4F81BD"/>
              </w:rPr>
            </w:pPr>
            <w:bookmarkStart w:id="65" w:name="EXC02_CU001"/>
            <w:bookmarkEnd w:id="65"/>
          </w:p>
        </w:tc>
        <w:tc>
          <w:tcPr>
            <w:tcW w:w="7371" w:type="dxa"/>
            <w:vAlign w:val="center"/>
          </w:tcPr>
          <w:p w14:paraId="1954275E" w14:textId="77777777" w:rsidR="00406478" w:rsidRPr="00764EFB" w:rsidRDefault="00406478" w:rsidP="00764EFB">
            <w:pPr>
              <w:autoSpaceDE w:val="0"/>
              <w:autoSpaceDN w:val="0"/>
              <w:spacing w:after="0" w:line="240" w:lineRule="auto"/>
              <w:ind w:left="30"/>
              <w:jc w:val="both"/>
              <w:textAlignment w:val="baseline"/>
              <w:rPr>
                <w:rFonts w:ascii="Arial Narrow" w:hAnsi="Arial Narrow" w:cs="Arial"/>
                <w:color w:val="4F81BD"/>
              </w:rPr>
            </w:pPr>
          </w:p>
          <w:p w14:paraId="603B5855" w14:textId="53B67284" w:rsidR="00AA1113" w:rsidRPr="00764EFB" w:rsidRDefault="00AA1113" w:rsidP="00764EFB">
            <w:pPr>
              <w:autoSpaceDE w:val="0"/>
              <w:autoSpaceDN w:val="0"/>
              <w:spacing w:after="0" w:line="240" w:lineRule="auto"/>
              <w:ind w:left="30"/>
              <w:jc w:val="both"/>
              <w:textAlignment w:val="baseline"/>
              <w:rPr>
                <w:rFonts w:ascii="Arial Narrow" w:hAnsi="Arial Narrow" w:cs="Arial"/>
                <w:color w:val="4F81BD"/>
              </w:rPr>
            </w:pPr>
          </w:p>
        </w:tc>
      </w:tr>
    </w:tbl>
    <w:p w14:paraId="461CDC75" w14:textId="09A35094" w:rsidR="00406478" w:rsidRPr="00170955" w:rsidRDefault="00406478" w:rsidP="00406478">
      <w:pPr>
        <w:spacing w:after="0"/>
        <w:rPr>
          <w:rFonts w:ascii="Arial Narrow" w:hAnsi="Arial Narrow" w:cs="Arial"/>
          <w:b/>
        </w:rPr>
      </w:pPr>
    </w:p>
    <w:p w14:paraId="0DB7A728" w14:textId="77777777" w:rsidR="00406478" w:rsidRPr="00170955" w:rsidRDefault="00406478" w:rsidP="00406478">
      <w:pPr>
        <w:spacing w:after="0"/>
        <w:rPr>
          <w:rFonts w:ascii="Arial Narrow" w:hAnsi="Arial Narrow" w:cs="Arial"/>
          <w:b/>
        </w:rPr>
      </w:pPr>
    </w:p>
    <w:p w14:paraId="225F6D9B" w14:textId="2BCBC88A" w:rsidR="00406478" w:rsidRPr="00712447" w:rsidRDefault="00406478" w:rsidP="00C30881">
      <w:pPr>
        <w:pStyle w:val="Ttulo2"/>
        <w:numPr>
          <w:ilvl w:val="1"/>
          <w:numId w:val="3"/>
        </w:numPr>
        <w:rPr>
          <w:rFonts w:ascii="Arial Narrow" w:hAnsi="Arial Narrow"/>
          <w:b/>
          <w:bCs/>
          <w:color w:val="000000" w:themeColor="text1"/>
          <w:sz w:val="22"/>
          <w:szCs w:val="22"/>
        </w:rPr>
      </w:pPr>
      <w:bookmarkStart w:id="66" w:name="_Toc46735803"/>
      <w:bookmarkStart w:id="67" w:name="_Toc49350828"/>
      <w:r w:rsidRPr="00712447">
        <w:rPr>
          <w:rFonts w:ascii="Arial Narrow" w:hAnsi="Arial Narrow"/>
          <w:b/>
          <w:bCs/>
          <w:color w:val="000000" w:themeColor="text1"/>
          <w:sz w:val="22"/>
          <w:szCs w:val="22"/>
        </w:rPr>
        <w:t>M</w:t>
      </w:r>
      <w:r w:rsidR="00B85F24" w:rsidRPr="00712447">
        <w:rPr>
          <w:rFonts w:ascii="Arial Narrow" w:hAnsi="Arial Narrow"/>
          <w:b/>
          <w:bCs/>
          <w:color w:val="000000" w:themeColor="text1"/>
          <w:sz w:val="22"/>
          <w:szCs w:val="22"/>
        </w:rPr>
        <w:t>ensajes</w:t>
      </w:r>
      <w:bookmarkEnd w:id="66"/>
      <w:bookmarkEnd w:id="67"/>
    </w:p>
    <w:p w14:paraId="5C423EFB" w14:textId="19924431" w:rsidR="00406478" w:rsidRPr="00170955" w:rsidRDefault="00406478" w:rsidP="00406478">
      <w:pPr>
        <w:spacing w:after="0"/>
        <w:rPr>
          <w:rFonts w:ascii="Arial Narrow" w:hAnsi="Arial Narrow" w:cs="Arial"/>
          <w:b/>
        </w:rPr>
      </w:pPr>
    </w:p>
    <w:p w14:paraId="185B4E3A" w14:textId="0CDD7CB5" w:rsidR="009A045B" w:rsidRPr="00170955" w:rsidRDefault="009A045B" w:rsidP="009A045B">
      <w:pPr>
        <w:pStyle w:val="paragraph"/>
        <w:spacing w:before="0" w:beforeAutospacing="0" w:after="0" w:afterAutospacing="0"/>
        <w:jc w:val="both"/>
        <w:textAlignment w:val="baseline"/>
        <w:rPr>
          <w:rFonts w:ascii="Arial Narrow" w:hAnsi="Arial Narrow" w:cs="Arial"/>
          <w:iCs/>
          <w:color w:val="2E74B5" w:themeColor="accent1" w:themeShade="BF"/>
          <w:sz w:val="22"/>
          <w:szCs w:val="22"/>
        </w:rPr>
      </w:pPr>
      <w:r w:rsidRPr="00170955">
        <w:rPr>
          <w:rFonts w:ascii="Arial Narrow" w:hAnsi="Arial Narrow" w:cs="Arial"/>
          <w:iCs/>
          <w:color w:val="4472C4" w:themeColor="accent5"/>
          <w:sz w:val="22"/>
          <w:szCs w:val="22"/>
        </w:rPr>
        <w:t>[Diligenciar la información correspondiente a los mensajes que deberán visualizarse en el sistema.]</w:t>
      </w:r>
    </w:p>
    <w:p w14:paraId="1B4EBE9B" w14:textId="35CE66E0" w:rsidR="00406478" w:rsidRPr="00170955" w:rsidRDefault="00406478" w:rsidP="00406478">
      <w:pPr>
        <w:spacing w:after="0"/>
        <w:rPr>
          <w:rFonts w:ascii="Arial Narrow" w:hAnsi="Arial Narrow" w:cs="Arial"/>
          <w:b/>
        </w:rPr>
      </w:pPr>
    </w:p>
    <w:p w14:paraId="4A4D73AB" w14:textId="77777777" w:rsidR="009A045B" w:rsidRPr="00170955" w:rsidRDefault="009A045B" w:rsidP="00406478">
      <w:pPr>
        <w:spacing w:after="0"/>
        <w:rPr>
          <w:rFonts w:ascii="Arial Narrow" w:hAnsi="Arial Narrow" w:cs="Arial"/>
          <w:b/>
        </w:rPr>
      </w:pPr>
    </w:p>
    <w:tbl>
      <w:tblPr>
        <w:tblStyle w:val="Tablaconcuadrcula4-nfasis5"/>
        <w:tblpPr w:leftFromText="141" w:rightFromText="141" w:vertAnchor="text" w:horzAnchor="margin" w:tblpY="63"/>
        <w:tblW w:w="8784" w:type="dxa"/>
        <w:tblLook w:val="0420" w:firstRow="1" w:lastRow="0" w:firstColumn="0" w:lastColumn="0" w:noHBand="0" w:noVBand="1"/>
      </w:tblPr>
      <w:tblGrid>
        <w:gridCol w:w="1413"/>
        <w:gridCol w:w="7371"/>
      </w:tblGrid>
      <w:tr w:rsidR="00406478" w:rsidRPr="00170955" w14:paraId="163388CE" w14:textId="77777777" w:rsidTr="00884820">
        <w:trPr>
          <w:cnfStyle w:val="100000000000" w:firstRow="1" w:lastRow="0" w:firstColumn="0" w:lastColumn="0" w:oddVBand="0" w:evenVBand="0" w:oddHBand="0" w:evenHBand="0" w:firstRowFirstColumn="0" w:firstRowLastColumn="0" w:lastRowFirstColumn="0" w:lastRowLastColumn="0"/>
          <w:trHeight w:val="422"/>
        </w:trPr>
        <w:tc>
          <w:tcPr>
            <w:tcW w:w="1413" w:type="dxa"/>
            <w:tcBorders>
              <w:right w:val="single" w:sz="4" w:space="0" w:color="FFFFFF" w:themeColor="background1"/>
            </w:tcBorders>
            <w:vAlign w:val="center"/>
          </w:tcPr>
          <w:p w14:paraId="7F1949C0" w14:textId="0FBFBB02" w:rsidR="00406478" w:rsidRPr="00170955" w:rsidRDefault="00406478" w:rsidP="00CF1631">
            <w:pPr>
              <w:jc w:val="center"/>
              <w:rPr>
                <w:rFonts w:ascii="Arial Narrow" w:hAnsi="Arial Narrow"/>
                <w:b w:val="0"/>
                <w:bCs w:val="0"/>
              </w:rPr>
            </w:pPr>
            <w:r w:rsidRPr="00170955">
              <w:rPr>
                <w:rFonts w:ascii="Arial Narrow" w:hAnsi="Arial Narrow"/>
              </w:rPr>
              <w:t>ID Mensaje</w:t>
            </w:r>
          </w:p>
        </w:tc>
        <w:tc>
          <w:tcPr>
            <w:tcW w:w="7371" w:type="dxa"/>
            <w:tcBorders>
              <w:left w:val="single" w:sz="4" w:space="0" w:color="FFFFFF" w:themeColor="background1"/>
            </w:tcBorders>
            <w:vAlign w:val="center"/>
          </w:tcPr>
          <w:p w14:paraId="082F35E7" w14:textId="77777777" w:rsidR="00406478" w:rsidRPr="00170955" w:rsidRDefault="00406478" w:rsidP="00CF1631">
            <w:pPr>
              <w:jc w:val="center"/>
              <w:rPr>
                <w:rFonts w:ascii="Arial Narrow" w:hAnsi="Arial Narrow"/>
                <w:b w:val="0"/>
              </w:rPr>
            </w:pPr>
            <w:r w:rsidRPr="00170955">
              <w:rPr>
                <w:rFonts w:ascii="Arial Narrow" w:hAnsi="Arial Narrow"/>
              </w:rPr>
              <w:t>Contenido</w:t>
            </w:r>
          </w:p>
        </w:tc>
      </w:tr>
      <w:tr w:rsidR="00406478" w:rsidRPr="00170955" w14:paraId="4EA4E59E" w14:textId="77777777" w:rsidTr="003F6782">
        <w:trPr>
          <w:cnfStyle w:val="000000100000" w:firstRow="0" w:lastRow="0" w:firstColumn="0" w:lastColumn="0" w:oddVBand="0" w:evenVBand="0" w:oddHBand="1" w:evenHBand="0" w:firstRowFirstColumn="0" w:firstRowLastColumn="0" w:lastRowFirstColumn="0" w:lastRowLastColumn="0"/>
          <w:trHeight w:val="547"/>
        </w:trPr>
        <w:tc>
          <w:tcPr>
            <w:tcW w:w="1413" w:type="dxa"/>
            <w:vAlign w:val="center"/>
          </w:tcPr>
          <w:p w14:paraId="52140EEB" w14:textId="2D98E3E9" w:rsidR="00406478" w:rsidRPr="00764EFB" w:rsidRDefault="00AA1113" w:rsidP="00764EFB">
            <w:pPr>
              <w:spacing w:after="0" w:line="240" w:lineRule="auto"/>
              <w:ind w:left="30"/>
              <w:jc w:val="center"/>
              <w:textAlignment w:val="baseline"/>
              <w:rPr>
                <w:color w:val="4F81BD"/>
              </w:rPr>
            </w:pPr>
            <w:bookmarkStart w:id="68" w:name="MSJ01_CU01"/>
            <w:bookmarkEnd w:id="68"/>
            <w:r w:rsidRPr="00764EFB">
              <w:rPr>
                <w:color w:val="4F81BD"/>
              </w:rPr>
              <w:t>[</w:t>
            </w:r>
            <w:r w:rsidR="00406478" w:rsidRPr="00764EFB">
              <w:rPr>
                <w:color w:val="4F81BD"/>
              </w:rPr>
              <w:t>MSJ0</w:t>
            </w:r>
            <w:r w:rsidRPr="00764EFB">
              <w:rPr>
                <w:color w:val="4F81BD"/>
              </w:rPr>
              <w:t>X]</w:t>
            </w:r>
          </w:p>
        </w:tc>
        <w:tc>
          <w:tcPr>
            <w:tcW w:w="7371" w:type="dxa"/>
            <w:vAlign w:val="center"/>
          </w:tcPr>
          <w:p w14:paraId="668D1D2B" w14:textId="3BC17A45" w:rsidR="00406478" w:rsidRPr="00764EFB" w:rsidRDefault="00170955" w:rsidP="00764EFB">
            <w:pPr>
              <w:spacing w:after="0" w:line="240" w:lineRule="auto"/>
              <w:ind w:left="30"/>
              <w:jc w:val="both"/>
              <w:textAlignment w:val="baseline"/>
              <w:rPr>
                <w:color w:val="4F81BD"/>
              </w:rPr>
            </w:pPr>
            <w:r w:rsidRPr="00764EFB">
              <w:rPr>
                <w:color w:val="4F81BD"/>
              </w:rPr>
              <w:t>[Incluir el contenido del mensaje que se espera visualizar.]</w:t>
            </w:r>
          </w:p>
        </w:tc>
      </w:tr>
      <w:tr w:rsidR="00406478" w:rsidRPr="00170955" w14:paraId="3DE75057" w14:textId="77777777" w:rsidTr="003F6782">
        <w:trPr>
          <w:trHeight w:val="352"/>
        </w:trPr>
        <w:tc>
          <w:tcPr>
            <w:tcW w:w="1413" w:type="dxa"/>
            <w:vAlign w:val="center"/>
          </w:tcPr>
          <w:p w14:paraId="2709C6ED" w14:textId="1AC2E646" w:rsidR="00406478" w:rsidRPr="00170955" w:rsidRDefault="00406478" w:rsidP="00302741">
            <w:pPr>
              <w:jc w:val="center"/>
              <w:rPr>
                <w:rFonts w:ascii="Arial Narrow" w:hAnsi="Arial Narrow"/>
              </w:rPr>
            </w:pPr>
            <w:bookmarkStart w:id="69" w:name="MSJ02_CU001"/>
            <w:bookmarkEnd w:id="69"/>
          </w:p>
        </w:tc>
        <w:tc>
          <w:tcPr>
            <w:tcW w:w="7371" w:type="dxa"/>
            <w:vAlign w:val="center"/>
          </w:tcPr>
          <w:p w14:paraId="3D21347C" w14:textId="5D6C31E4" w:rsidR="00406478" w:rsidRPr="00170955" w:rsidRDefault="00406478" w:rsidP="00CF1631">
            <w:pPr>
              <w:rPr>
                <w:rFonts w:ascii="Arial Narrow" w:hAnsi="Arial Narrow"/>
              </w:rPr>
            </w:pPr>
          </w:p>
        </w:tc>
      </w:tr>
    </w:tbl>
    <w:p w14:paraId="6E01E488" w14:textId="595526AA" w:rsidR="00406478" w:rsidRDefault="00406478" w:rsidP="00406478">
      <w:pPr>
        <w:spacing w:after="0"/>
        <w:rPr>
          <w:rFonts w:ascii="Arial Narrow" w:hAnsi="Arial Narrow" w:cs="Arial"/>
        </w:rPr>
      </w:pPr>
    </w:p>
    <w:p w14:paraId="32B929D7" w14:textId="3DEFE1E5" w:rsidR="001668D0" w:rsidRDefault="001668D0" w:rsidP="00406478">
      <w:pPr>
        <w:spacing w:after="0"/>
        <w:rPr>
          <w:rFonts w:ascii="Arial Narrow" w:hAnsi="Arial Narrow" w:cs="Arial"/>
        </w:rPr>
      </w:pPr>
    </w:p>
    <w:p w14:paraId="3D1E202B" w14:textId="608AFB39" w:rsidR="00406478" w:rsidRPr="00170955" w:rsidRDefault="00406478" w:rsidP="00554BB6">
      <w:pPr>
        <w:pStyle w:val="paragraph"/>
        <w:spacing w:before="0" w:beforeAutospacing="0" w:after="0" w:afterAutospacing="0"/>
        <w:textAlignment w:val="baseline"/>
        <w:rPr>
          <w:rStyle w:val="normaltextrun"/>
          <w:rFonts w:ascii="Arial Narrow" w:hAnsi="Arial Narrow" w:cs="Segoe UI"/>
          <w:b/>
          <w:bCs/>
          <w:color w:val="4472C4" w:themeColor="accent5"/>
          <w:sz w:val="22"/>
          <w:szCs w:val="22"/>
        </w:rPr>
      </w:pPr>
    </w:p>
    <w:sectPr w:rsidR="00406478" w:rsidRPr="00170955" w:rsidSect="00186E4E">
      <w:pgSz w:w="12240" w:h="15840" w:code="1"/>
      <w:pgMar w:top="2121" w:right="1701" w:bottom="992" w:left="1701" w:header="851" w:footer="7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3FB5D" w14:textId="77777777" w:rsidR="00FE2069" w:rsidRDefault="00FE2069" w:rsidP="00F42762">
      <w:pPr>
        <w:spacing w:after="0" w:line="240" w:lineRule="auto"/>
      </w:pPr>
      <w:r>
        <w:separator/>
      </w:r>
    </w:p>
  </w:endnote>
  <w:endnote w:type="continuationSeparator" w:id="0">
    <w:p w14:paraId="60FF240E" w14:textId="77777777" w:rsidR="00FE2069" w:rsidRDefault="00FE2069" w:rsidP="00F42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86D4C" w14:textId="29C0B493" w:rsidR="001668D0" w:rsidRDefault="001668D0" w:rsidP="001668D0">
    <w:pPr>
      <w:pStyle w:val="Piedepgina"/>
      <w:tabs>
        <w:tab w:val="clear" w:pos="8838"/>
        <w:tab w:val="right" w:pos="9356"/>
      </w:tabs>
    </w:pPr>
    <w:bookmarkStart w:id="31" w:name="_Hlk46402459"/>
    <w:bookmarkStart w:id="32" w:name="_Hlk46402460"/>
    <w:bookmarkStart w:id="33" w:name="_Hlk46402641"/>
    <w:bookmarkStart w:id="34" w:name="_Hlk46402642"/>
    <w:bookmarkStart w:id="35" w:name="_Hlk46407092"/>
    <w:bookmarkStart w:id="36" w:name="_Hlk46407093"/>
    <w:r w:rsidRPr="002A7CDE">
      <w:rPr>
        <w:rFonts w:ascii="Arial Narrow" w:hAnsi="Arial Narrow"/>
        <w:sz w:val="18"/>
        <w:szCs w:val="18"/>
      </w:rPr>
      <w:tab/>
    </w:r>
    <w:r w:rsidRPr="002A7CDE">
      <w:rPr>
        <w:rFonts w:ascii="Arial Narrow" w:hAnsi="Arial Narrow"/>
        <w:sz w:val="18"/>
        <w:szCs w:val="18"/>
      </w:rPr>
      <w:tab/>
    </w:r>
    <w:r>
      <w:rPr>
        <w:rFonts w:ascii="Arial Narrow" w:hAnsi="Arial Narrow"/>
        <w:sz w:val="18"/>
        <w:szCs w:val="18"/>
      </w:rPr>
      <w:t xml:space="preserve">               </w:t>
    </w:r>
    <w:r w:rsidRPr="002A7CDE">
      <w:rPr>
        <w:rFonts w:ascii="Arial Narrow" w:hAnsi="Arial Narrow"/>
        <w:sz w:val="18"/>
        <w:szCs w:val="18"/>
      </w:rPr>
      <w:t>Oficina de Tecnología y Sistemas de Información</w:t>
    </w:r>
    <w:bookmarkEnd w:id="31"/>
    <w:bookmarkEnd w:id="32"/>
    <w:bookmarkEnd w:id="33"/>
    <w:bookmarkEnd w:id="34"/>
    <w:bookmarkEnd w:id="35"/>
    <w:bookmarkEnd w:id="3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C8610" w14:textId="77777777" w:rsidR="00FE2069" w:rsidRDefault="00FE2069" w:rsidP="00F42762">
      <w:pPr>
        <w:spacing w:after="0" w:line="240" w:lineRule="auto"/>
      </w:pPr>
      <w:r>
        <w:separator/>
      </w:r>
    </w:p>
  </w:footnote>
  <w:footnote w:type="continuationSeparator" w:id="0">
    <w:p w14:paraId="465800BF" w14:textId="77777777" w:rsidR="00FE2069" w:rsidRDefault="00FE2069" w:rsidP="00F42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4886"/>
      <w:gridCol w:w="2485"/>
    </w:tblGrid>
    <w:tr w:rsidR="00211A38" w14:paraId="4FC4D038" w14:textId="77777777" w:rsidTr="001C3352">
      <w:trPr>
        <w:trHeight w:val="930"/>
      </w:trPr>
      <w:tc>
        <w:tcPr>
          <w:tcW w:w="2764" w:type="dxa"/>
          <w:vAlign w:val="bottom"/>
        </w:tcPr>
        <w:p w14:paraId="79BE6333" w14:textId="3DAE08B5" w:rsidR="00211A38" w:rsidRPr="006516A1" w:rsidRDefault="00211A38" w:rsidP="001668D0">
          <w:pPr>
            <w:ind w:right="360"/>
            <w:jc w:val="center"/>
          </w:pPr>
          <w:r>
            <w:rPr>
              <w:noProof/>
            </w:rPr>
            <w:drawing>
              <wp:anchor distT="0" distB="0" distL="114300" distR="114300" simplePos="0" relativeHeight="251661312" behindDoc="0" locked="0" layoutInCell="1" allowOverlap="1" wp14:anchorId="2F530EB5" wp14:editId="05A6DA29">
                <wp:simplePos x="0" y="0"/>
                <wp:positionH relativeFrom="margin">
                  <wp:posOffset>-22225</wp:posOffset>
                </wp:positionH>
                <wp:positionV relativeFrom="paragraph">
                  <wp:posOffset>-145415</wp:posOffset>
                </wp:positionV>
                <wp:extent cx="1704975" cy="383540"/>
                <wp:effectExtent l="0" t="0" r="0" b="0"/>
                <wp:wrapNone/>
                <wp:docPr id="1523238946" name="Imagen 1523238946"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938" name="Imagen 2" descr="Forma&#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11163" t="31007" r="6868" b="28119"/>
                        <a:stretch/>
                      </pic:blipFill>
                      <pic:spPr bwMode="auto">
                        <a:xfrm>
                          <a:off x="0" y="0"/>
                          <a:ext cx="1704975" cy="383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886" w:type="dxa"/>
          <w:shd w:val="clear" w:color="auto" w:fill="E6E6E6"/>
          <w:vAlign w:val="center"/>
        </w:tcPr>
        <w:p w14:paraId="17F092E4" w14:textId="00893D48" w:rsidR="00211A38" w:rsidRDefault="00211A38" w:rsidP="001668D0">
          <w:pPr>
            <w:ind w:left="72" w:hanging="72"/>
            <w:jc w:val="center"/>
            <w:rPr>
              <w:rFonts w:ascii="Arial Narrow" w:hAnsi="Arial Narrow"/>
              <w:b/>
              <w:sz w:val="20"/>
            </w:rPr>
          </w:pPr>
          <w:r>
            <w:rPr>
              <w:rFonts w:ascii="Arial Narrow" w:hAnsi="Arial Narrow"/>
              <w:b/>
              <w:sz w:val="20"/>
            </w:rPr>
            <w:t>PLANTILLA DE ESPECIFICACIÓN DE CASOS DE USO</w:t>
          </w:r>
        </w:p>
        <w:p w14:paraId="033FF5F2" w14:textId="77777777" w:rsidR="00211A38" w:rsidRPr="007E4041" w:rsidRDefault="00211A38" w:rsidP="001668D0">
          <w:pPr>
            <w:ind w:left="72" w:hanging="72"/>
            <w:jc w:val="center"/>
            <w:rPr>
              <w:rFonts w:ascii="Arial Narrow" w:hAnsi="Arial Narrow"/>
              <w:b/>
              <w:szCs w:val="24"/>
            </w:rPr>
          </w:pPr>
          <w:r w:rsidRPr="009C525A">
            <w:rPr>
              <w:rFonts w:ascii="Arial Narrow" w:hAnsi="Arial Narrow"/>
              <w:b/>
              <w:color w:val="4472C4" w:themeColor="accent5"/>
              <w:sz w:val="20"/>
            </w:rPr>
            <w:t>[NOMBRE DEL PROYECTO]</w:t>
          </w:r>
        </w:p>
      </w:tc>
      <w:tc>
        <w:tcPr>
          <w:tcW w:w="2485" w:type="dxa"/>
          <w:vAlign w:val="center"/>
        </w:tcPr>
        <w:p w14:paraId="47CAF278" w14:textId="152499DE" w:rsidR="00211A38" w:rsidRPr="007E4041" w:rsidRDefault="00211A38" w:rsidP="00211A38">
          <w:pPr>
            <w:jc w:val="center"/>
            <w:rPr>
              <w:rFonts w:ascii="Arial Narrow" w:hAnsi="Arial Narrow"/>
              <w:sz w:val="18"/>
              <w:szCs w:val="18"/>
            </w:rPr>
          </w:pPr>
          <w:r>
            <w:rPr>
              <w:rFonts w:ascii="Arial Narrow" w:hAnsi="Arial Narrow"/>
              <w:sz w:val="18"/>
              <w:szCs w:val="18"/>
            </w:rPr>
            <w:t>PÁ</w:t>
          </w:r>
          <w:r w:rsidRPr="007E4041">
            <w:rPr>
              <w:rFonts w:ascii="Arial Narrow" w:hAnsi="Arial Narrow"/>
              <w:sz w:val="18"/>
              <w:szCs w:val="18"/>
            </w:rPr>
            <w:t xml:space="preserve">GINA: </w:t>
          </w:r>
          <w:r w:rsidRPr="00211A38">
            <w:rPr>
              <w:rStyle w:val="Nmerodepgina"/>
              <w:rFonts w:ascii="Arial Narrow" w:hAnsi="Arial Narrow"/>
              <w:b/>
              <w:bCs/>
              <w:sz w:val="18"/>
              <w:szCs w:val="18"/>
            </w:rPr>
            <w:fldChar w:fldCharType="begin"/>
          </w:r>
          <w:r w:rsidRPr="00211A38">
            <w:rPr>
              <w:rStyle w:val="Nmerodepgina"/>
              <w:rFonts w:ascii="Arial Narrow" w:hAnsi="Arial Narrow"/>
              <w:b/>
              <w:bCs/>
              <w:sz w:val="18"/>
              <w:szCs w:val="18"/>
            </w:rPr>
            <w:instrText xml:space="preserve"> PAGE </w:instrText>
          </w:r>
          <w:r w:rsidRPr="00211A38">
            <w:rPr>
              <w:rStyle w:val="Nmerodepgina"/>
              <w:rFonts w:ascii="Arial Narrow" w:hAnsi="Arial Narrow"/>
              <w:b/>
              <w:bCs/>
              <w:sz w:val="18"/>
              <w:szCs w:val="18"/>
            </w:rPr>
            <w:fldChar w:fldCharType="separate"/>
          </w:r>
          <w:r w:rsidRPr="00211A38">
            <w:rPr>
              <w:rStyle w:val="Nmerodepgina"/>
              <w:rFonts w:ascii="Arial Narrow" w:hAnsi="Arial Narrow"/>
              <w:b/>
              <w:bCs/>
              <w:sz w:val="18"/>
              <w:szCs w:val="18"/>
            </w:rPr>
            <w:t>2</w:t>
          </w:r>
          <w:r w:rsidRPr="00211A38">
            <w:rPr>
              <w:rStyle w:val="Nmerodepgina"/>
              <w:rFonts w:ascii="Arial Narrow" w:hAnsi="Arial Narrow"/>
              <w:b/>
              <w:bCs/>
              <w:sz w:val="18"/>
              <w:szCs w:val="18"/>
            </w:rPr>
            <w:fldChar w:fldCharType="end"/>
          </w:r>
          <w:r>
            <w:rPr>
              <w:rStyle w:val="Nmerodepgina"/>
              <w:rFonts w:ascii="Arial Narrow" w:hAnsi="Arial Narrow"/>
              <w:sz w:val="18"/>
              <w:szCs w:val="18"/>
            </w:rPr>
            <w:t xml:space="preserve"> d</w:t>
          </w:r>
          <w:r w:rsidRPr="007E4041">
            <w:rPr>
              <w:rStyle w:val="Nmerodepgina"/>
              <w:rFonts w:ascii="Arial Narrow" w:hAnsi="Arial Narrow"/>
              <w:sz w:val="18"/>
              <w:szCs w:val="18"/>
            </w:rPr>
            <w:t>e</w:t>
          </w:r>
          <w:r w:rsidRPr="007E4041">
            <w:rPr>
              <w:rStyle w:val="Nmerodepgina"/>
              <w:rFonts w:ascii="Arial Narrow" w:hAnsi="Arial Narrow"/>
              <w:szCs w:val="24"/>
            </w:rPr>
            <w:t xml:space="preserve"> </w:t>
          </w:r>
          <w:r w:rsidRPr="00211A38">
            <w:rPr>
              <w:rStyle w:val="Nmerodepgina"/>
              <w:rFonts w:ascii="Arial Narrow" w:hAnsi="Arial Narrow"/>
              <w:b/>
              <w:bCs/>
              <w:sz w:val="18"/>
              <w:szCs w:val="18"/>
            </w:rPr>
            <w:fldChar w:fldCharType="begin"/>
          </w:r>
          <w:r w:rsidRPr="00211A38">
            <w:rPr>
              <w:rStyle w:val="Nmerodepgina"/>
              <w:rFonts w:ascii="Arial Narrow" w:hAnsi="Arial Narrow"/>
              <w:b/>
              <w:bCs/>
              <w:sz w:val="18"/>
              <w:szCs w:val="18"/>
            </w:rPr>
            <w:instrText xml:space="preserve"> NUMPAGES </w:instrText>
          </w:r>
          <w:r w:rsidRPr="00211A38">
            <w:rPr>
              <w:rStyle w:val="Nmerodepgina"/>
              <w:rFonts w:ascii="Arial Narrow" w:hAnsi="Arial Narrow"/>
              <w:b/>
              <w:bCs/>
              <w:sz w:val="18"/>
              <w:szCs w:val="18"/>
            </w:rPr>
            <w:fldChar w:fldCharType="separate"/>
          </w:r>
          <w:r w:rsidRPr="00211A38">
            <w:rPr>
              <w:rStyle w:val="Nmerodepgina"/>
              <w:rFonts w:ascii="Arial Narrow" w:hAnsi="Arial Narrow"/>
              <w:b/>
              <w:bCs/>
              <w:sz w:val="18"/>
              <w:szCs w:val="18"/>
            </w:rPr>
            <w:t>10</w:t>
          </w:r>
          <w:r w:rsidRPr="00211A38">
            <w:rPr>
              <w:rStyle w:val="Nmerodepgina"/>
              <w:rFonts w:ascii="Arial Narrow" w:hAnsi="Arial Narrow"/>
              <w:b/>
              <w:bCs/>
              <w:sz w:val="18"/>
              <w:szCs w:val="18"/>
            </w:rPr>
            <w:fldChar w:fldCharType="end"/>
          </w:r>
        </w:p>
      </w:tc>
    </w:tr>
  </w:tbl>
  <w:p w14:paraId="4BE58417" w14:textId="39B707AB" w:rsidR="001668D0" w:rsidRDefault="001668D0" w:rsidP="001668D0">
    <w:pPr>
      <w:pStyle w:val="Encabezado"/>
    </w:pPr>
  </w:p>
  <w:p w14:paraId="6F773B19" w14:textId="77777777" w:rsidR="00E617DA" w:rsidRPr="00E617DA" w:rsidRDefault="00E617DA" w:rsidP="00E617D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410E9DC"/>
    <w:lvl w:ilvl="0">
      <w:start w:val="1"/>
      <w:numFmt w:val="decimal"/>
      <w:lvlText w:val="%1."/>
      <w:legacy w:legacy="1" w:legacySpace="144" w:legacyIndent="0"/>
      <w:lvlJc w:val="left"/>
      <w:pPr>
        <w:ind w:left="360" w:firstLine="0"/>
      </w:pPr>
    </w:lvl>
    <w:lvl w:ilvl="1">
      <w:start w:val="1"/>
      <w:numFmt w:val="upperLetter"/>
      <w:lvlText w:val="%2."/>
      <w:lvlJc w:val="left"/>
      <w:pPr>
        <w:ind w:left="-207" w:firstLine="0"/>
      </w:pPr>
    </w:lvl>
    <w:lvl w:ilvl="2">
      <w:start w:val="1"/>
      <w:numFmt w:val="decimal"/>
      <w:lvlText w:val="%1.%2.%3"/>
      <w:legacy w:legacy="1" w:legacySpace="144" w:legacyIndent="0"/>
      <w:lvlJc w:val="left"/>
      <w:pPr>
        <w:ind w:left="-65" w:firstLine="0"/>
      </w:pPr>
    </w:lvl>
    <w:lvl w:ilvl="3">
      <w:start w:val="1"/>
      <w:numFmt w:val="decimal"/>
      <w:lvlText w:val="%1.%2.%3.%4"/>
      <w:legacy w:legacy="1" w:legacySpace="144" w:legacyIndent="0"/>
      <w:lvlJc w:val="left"/>
      <w:pPr>
        <w:ind w:left="-207" w:firstLine="0"/>
      </w:pPr>
    </w:lvl>
    <w:lvl w:ilvl="4">
      <w:start w:val="1"/>
      <w:numFmt w:val="decimal"/>
      <w:lvlText w:val="%1.%2.%3.%4.%5"/>
      <w:legacy w:legacy="1" w:legacySpace="144" w:legacyIndent="0"/>
      <w:lvlJc w:val="left"/>
      <w:pPr>
        <w:ind w:left="-207" w:firstLine="0"/>
      </w:pPr>
    </w:lvl>
    <w:lvl w:ilvl="5">
      <w:start w:val="1"/>
      <w:numFmt w:val="decimal"/>
      <w:lvlText w:val="%1.%2.%3.%4.%5.%6"/>
      <w:legacy w:legacy="1" w:legacySpace="144" w:legacyIndent="0"/>
      <w:lvlJc w:val="left"/>
      <w:pPr>
        <w:ind w:left="-207" w:firstLine="0"/>
      </w:pPr>
    </w:lvl>
    <w:lvl w:ilvl="6">
      <w:start w:val="1"/>
      <w:numFmt w:val="decimal"/>
      <w:lvlText w:val="%1.%2.%3.%4.%5.%6.%7"/>
      <w:legacy w:legacy="1" w:legacySpace="144" w:legacyIndent="0"/>
      <w:lvlJc w:val="left"/>
      <w:pPr>
        <w:ind w:left="-207" w:firstLine="0"/>
      </w:pPr>
    </w:lvl>
    <w:lvl w:ilvl="7">
      <w:start w:val="1"/>
      <w:numFmt w:val="decimal"/>
      <w:lvlText w:val="%1.%2.%3.%4.%5.%6.%7.%8"/>
      <w:legacy w:legacy="1" w:legacySpace="144" w:legacyIndent="0"/>
      <w:lvlJc w:val="left"/>
      <w:pPr>
        <w:ind w:left="-207" w:firstLine="0"/>
      </w:pPr>
    </w:lvl>
    <w:lvl w:ilvl="8">
      <w:start w:val="1"/>
      <w:numFmt w:val="decimal"/>
      <w:lvlText w:val="%1.%2.%3.%4.%5.%6.%7.%8.%9"/>
      <w:legacy w:legacy="1" w:legacySpace="144" w:legacyIndent="0"/>
      <w:lvlJc w:val="left"/>
      <w:pPr>
        <w:ind w:left="-207" w:firstLine="0"/>
      </w:pPr>
    </w:lvl>
  </w:abstractNum>
  <w:abstractNum w:abstractNumId="1" w15:restartNumberingAfterBreak="0">
    <w:nsid w:val="01E31E22"/>
    <w:multiLevelType w:val="multilevel"/>
    <w:tmpl w:val="72DE2A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854A1B"/>
    <w:multiLevelType w:val="multilevel"/>
    <w:tmpl w:val="56C2EA2E"/>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8956DA5"/>
    <w:multiLevelType w:val="multilevel"/>
    <w:tmpl w:val="4D9E2EE0"/>
    <w:lvl w:ilvl="0">
      <w:start w:val="1"/>
      <w:numFmt w:val="decimal"/>
      <w:lvlText w:val="%1."/>
      <w:lvlJc w:val="left"/>
      <w:pPr>
        <w:ind w:left="720" w:hanging="360"/>
      </w:pPr>
    </w:lvl>
    <w:lvl w:ilvl="1">
      <w:start w:val="1"/>
      <w:numFmt w:val="decimal"/>
      <w:pStyle w:val="Titulo2Ari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7617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7779595">
    <w:abstractNumId w:val="3"/>
  </w:num>
  <w:num w:numId="3" w16cid:durableId="1640376641">
    <w:abstractNumId w:val="2"/>
  </w:num>
  <w:num w:numId="4" w16cid:durableId="188883004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62"/>
    <w:rsid w:val="00011334"/>
    <w:rsid w:val="00012AEF"/>
    <w:rsid w:val="00023637"/>
    <w:rsid w:val="00027AED"/>
    <w:rsid w:val="00034BAB"/>
    <w:rsid w:val="00035E94"/>
    <w:rsid w:val="00041A56"/>
    <w:rsid w:val="00050F25"/>
    <w:rsid w:val="0005621B"/>
    <w:rsid w:val="0006596E"/>
    <w:rsid w:val="00070114"/>
    <w:rsid w:val="000714BF"/>
    <w:rsid w:val="00077490"/>
    <w:rsid w:val="00093B2A"/>
    <w:rsid w:val="00097ACF"/>
    <w:rsid w:val="000A5845"/>
    <w:rsid w:val="000B3DDF"/>
    <w:rsid w:val="000B6695"/>
    <w:rsid w:val="000C3EC6"/>
    <w:rsid w:val="000D1E3E"/>
    <w:rsid w:val="000D24EC"/>
    <w:rsid w:val="000E4175"/>
    <w:rsid w:val="000F5391"/>
    <w:rsid w:val="00102E66"/>
    <w:rsid w:val="0010360D"/>
    <w:rsid w:val="00120EF6"/>
    <w:rsid w:val="0013045E"/>
    <w:rsid w:val="0014648F"/>
    <w:rsid w:val="00157029"/>
    <w:rsid w:val="001668D0"/>
    <w:rsid w:val="00170955"/>
    <w:rsid w:val="00186E4E"/>
    <w:rsid w:val="00191CC2"/>
    <w:rsid w:val="001A7DC6"/>
    <w:rsid w:val="001B4EFC"/>
    <w:rsid w:val="001B74E5"/>
    <w:rsid w:val="001B7C00"/>
    <w:rsid w:val="001D43F7"/>
    <w:rsid w:val="001E148E"/>
    <w:rsid w:val="001E4A0E"/>
    <w:rsid w:val="001F40C9"/>
    <w:rsid w:val="00202D23"/>
    <w:rsid w:val="002054EB"/>
    <w:rsid w:val="00211A38"/>
    <w:rsid w:val="00245FA4"/>
    <w:rsid w:val="00252699"/>
    <w:rsid w:val="00257E5F"/>
    <w:rsid w:val="00262853"/>
    <w:rsid w:val="00270259"/>
    <w:rsid w:val="0027537C"/>
    <w:rsid w:val="002A17C5"/>
    <w:rsid w:val="002A1BDC"/>
    <w:rsid w:val="002A3B32"/>
    <w:rsid w:val="002A3C88"/>
    <w:rsid w:val="002B415D"/>
    <w:rsid w:val="002F0BF2"/>
    <w:rsid w:val="002F4499"/>
    <w:rsid w:val="002F5811"/>
    <w:rsid w:val="002F6AFA"/>
    <w:rsid w:val="00301E6F"/>
    <w:rsid w:val="00302741"/>
    <w:rsid w:val="0031221D"/>
    <w:rsid w:val="00317095"/>
    <w:rsid w:val="00323AC5"/>
    <w:rsid w:val="00334C98"/>
    <w:rsid w:val="00340E4F"/>
    <w:rsid w:val="003524B6"/>
    <w:rsid w:val="00365AAA"/>
    <w:rsid w:val="0036677D"/>
    <w:rsid w:val="00370A11"/>
    <w:rsid w:val="003977A6"/>
    <w:rsid w:val="003A25C3"/>
    <w:rsid w:val="003B4B79"/>
    <w:rsid w:val="003B4D43"/>
    <w:rsid w:val="003B51AB"/>
    <w:rsid w:val="003C1EC3"/>
    <w:rsid w:val="003C2122"/>
    <w:rsid w:val="003E6ADA"/>
    <w:rsid w:val="003F6782"/>
    <w:rsid w:val="00406478"/>
    <w:rsid w:val="004328CE"/>
    <w:rsid w:val="00433754"/>
    <w:rsid w:val="00433E59"/>
    <w:rsid w:val="0044033C"/>
    <w:rsid w:val="00441A11"/>
    <w:rsid w:val="00444033"/>
    <w:rsid w:val="00451F9B"/>
    <w:rsid w:val="00461FBD"/>
    <w:rsid w:val="004702C9"/>
    <w:rsid w:val="004810C5"/>
    <w:rsid w:val="00481707"/>
    <w:rsid w:val="00484BEB"/>
    <w:rsid w:val="00492CA6"/>
    <w:rsid w:val="004B6AEC"/>
    <w:rsid w:val="004C3EAB"/>
    <w:rsid w:val="004E64D9"/>
    <w:rsid w:val="004F60E9"/>
    <w:rsid w:val="004F6782"/>
    <w:rsid w:val="00517A4C"/>
    <w:rsid w:val="00521066"/>
    <w:rsid w:val="0052727C"/>
    <w:rsid w:val="00554BB6"/>
    <w:rsid w:val="00564A7A"/>
    <w:rsid w:val="00576B70"/>
    <w:rsid w:val="005878E1"/>
    <w:rsid w:val="005A57EA"/>
    <w:rsid w:val="005A6254"/>
    <w:rsid w:val="005C0D75"/>
    <w:rsid w:val="005E1371"/>
    <w:rsid w:val="00602B32"/>
    <w:rsid w:val="00607344"/>
    <w:rsid w:val="006105E5"/>
    <w:rsid w:val="00615CC5"/>
    <w:rsid w:val="00615CCB"/>
    <w:rsid w:val="006162F4"/>
    <w:rsid w:val="00625D00"/>
    <w:rsid w:val="00627D40"/>
    <w:rsid w:val="00653BC4"/>
    <w:rsid w:val="0065583D"/>
    <w:rsid w:val="0066314B"/>
    <w:rsid w:val="00666728"/>
    <w:rsid w:val="00694261"/>
    <w:rsid w:val="006A4FE4"/>
    <w:rsid w:val="006B1337"/>
    <w:rsid w:val="006C2F83"/>
    <w:rsid w:val="006C4A98"/>
    <w:rsid w:val="006E0ED3"/>
    <w:rsid w:val="006E3BCC"/>
    <w:rsid w:val="006E6D77"/>
    <w:rsid w:val="006F06B2"/>
    <w:rsid w:val="006F7504"/>
    <w:rsid w:val="007011A2"/>
    <w:rsid w:val="00712447"/>
    <w:rsid w:val="00717F37"/>
    <w:rsid w:val="00720137"/>
    <w:rsid w:val="00724007"/>
    <w:rsid w:val="00733558"/>
    <w:rsid w:val="00733F0B"/>
    <w:rsid w:val="00734489"/>
    <w:rsid w:val="0074106A"/>
    <w:rsid w:val="00764EFB"/>
    <w:rsid w:val="0076639C"/>
    <w:rsid w:val="00774F74"/>
    <w:rsid w:val="00781A77"/>
    <w:rsid w:val="00791E6B"/>
    <w:rsid w:val="00792DCF"/>
    <w:rsid w:val="007A7650"/>
    <w:rsid w:val="007C50AA"/>
    <w:rsid w:val="007D0740"/>
    <w:rsid w:val="007E19C4"/>
    <w:rsid w:val="007E1FBD"/>
    <w:rsid w:val="007F4734"/>
    <w:rsid w:val="008227E9"/>
    <w:rsid w:val="00832F23"/>
    <w:rsid w:val="00833FE4"/>
    <w:rsid w:val="00836A01"/>
    <w:rsid w:val="00841584"/>
    <w:rsid w:val="00860856"/>
    <w:rsid w:val="00862214"/>
    <w:rsid w:val="00864F98"/>
    <w:rsid w:val="00865560"/>
    <w:rsid w:val="00874CDB"/>
    <w:rsid w:val="008775A4"/>
    <w:rsid w:val="00884820"/>
    <w:rsid w:val="00891707"/>
    <w:rsid w:val="00891DD3"/>
    <w:rsid w:val="008B187F"/>
    <w:rsid w:val="008C3ACA"/>
    <w:rsid w:val="008D469A"/>
    <w:rsid w:val="008F24BE"/>
    <w:rsid w:val="00901740"/>
    <w:rsid w:val="00907039"/>
    <w:rsid w:val="009070CE"/>
    <w:rsid w:val="0091303F"/>
    <w:rsid w:val="009159FB"/>
    <w:rsid w:val="00916F77"/>
    <w:rsid w:val="009237F3"/>
    <w:rsid w:val="0095030A"/>
    <w:rsid w:val="009564A6"/>
    <w:rsid w:val="0096277D"/>
    <w:rsid w:val="00962A54"/>
    <w:rsid w:val="009701BA"/>
    <w:rsid w:val="00983F9D"/>
    <w:rsid w:val="00986889"/>
    <w:rsid w:val="009A045B"/>
    <w:rsid w:val="009A50F8"/>
    <w:rsid w:val="009A7204"/>
    <w:rsid w:val="009B14D1"/>
    <w:rsid w:val="009B7704"/>
    <w:rsid w:val="009D2278"/>
    <w:rsid w:val="009F4027"/>
    <w:rsid w:val="009F67A8"/>
    <w:rsid w:val="009F67B7"/>
    <w:rsid w:val="00A04CB8"/>
    <w:rsid w:val="00A12C99"/>
    <w:rsid w:val="00A264A9"/>
    <w:rsid w:val="00A45DC5"/>
    <w:rsid w:val="00A52906"/>
    <w:rsid w:val="00A52AB1"/>
    <w:rsid w:val="00A52FDF"/>
    <w:rsid w:val="00A53D77"/>
    <w:rsid w:val="00A541B6"/>
    <w:rsid w:val="00A56BB3"/>
    <w:rsid w:val="00A62E8B"/>
    <w:rsid w:val="00A67382"/>
    <w:rsid w:val="00A75174"/>
    <w:rsid w:val="00A820CE"/>
    <w:rsid w:val="00AA1113"/>
    <w:rsid w:val="00AC38C1"/>
    <w:rsid w:val="00AF1F0E"/>
    <w:rsid w:val="00AF64D4"/>
    <w:rsid w:val="00AF6696"/>
    <w:rsid w:val="00B1031E"/>
    <w:rsid w:val="00B21C34"/>
    <w:rsid w:val="00B34891"/>
    <w:rsid w:val="00B362DE"/>
    <w:rsid w:val="00B40775"/>
    <w:rsid w:val="00B41B9A"/>
    <w:rsid w:val="00B47037"/>
    <w:rsid w:val="00B52D7B"/>
    <w:rsid w:val="00B545C8"/>
    <w:rsid w:val="00B7102B"/>
    <w:rsid w:val="00B724DE"/>
    <w:rsid w:val="00B7342B"/>
    <w:rsid w:val="00B75821"/>
    <w:rsid w:val="00B76373"/>
    <w:rsid w:val="00B83D70"/>
    <w:rsid w:val="00B85F24"/>
    <w:rsid w:val="00B932BC"/>
    <w:rsid w:val="00BA4D45"/>
    <w:rsid w:val="00BB16C4"/>
    <w:rsid w:val="00BB17ED"/>
    <w:rsid w:val="00BD1969"/>
    <w:rsid w:val="00BD4FB4"/>
    <w:rsid w:val="00BD7813"/>
    <w:rsid w:val="00BE3B8E"/>
    <w:rsid w:val="00BE56FA"/>
    <w:rsid w:val="00C04B7A"/>
    <w:rsid w:val="00C120E7"/>
    <w:rsid w:val="00C30881"/>
    <w:rsid w:val="00C35B22"/>
    <w:rsid w:val="00C44FAD"/>
    <w:rsid w:val="00C4546E"/>
    <w:rsid w:val="00C53F48"/>
    <w:rsid w:val="00C66E02"/>
    <w:rsid w:val="00C93C3B"/>
    <w:rsid w:val="00CA6A88"/>
    <w:rsid w:val="00CC2165"/>
    <w:rsid w:val="00CF05AC"/>
    <w:rsid w:val="00D00183"/>
    <w:rsid w:val="00D01E47"/>
    <w:rsid w:val="00D3083C"/>
    <w:rsid w:val="00D362BA"/>
    <w:rsid w:val="00D427E4"/>
    <w:rsid w:val="00D623BE"/>
    <w:rsid w:val="00D66047"/>
    <w:rsid w:val="00D66BF3"/>
    <w:rsid w:val="00D755C6"/>
    <w:rsid w:val="00D9189D"/>
    <w:rsid w:val="00DA674B"/>
    <w:rsid w:val="00DB56FF"/>
    <w:rsid w:val="00DE018C"/>
    <w:rsid w:val="00DE28DA"/>
    <w:rsid w:val="00DE5533"/>
    <w:rsid w:val="00DE6EC2"/>
    <w:rsid w:val="00DF0313"/>
    <w:rsid w:val="00DF212E"/>
    <w:rsid w:val="00DF5E45"/>
    <w:rsid w:val="00DF758B"/>
    <w:rsid w:val="00E02528"/>
    <w:rsid w:val="00E14F6E"/>
    <w:rsid w:val="00E15DFF"/>
    <w:rsid w:val="00E20816"/>
    <w:rsid w:val="00E20A53"/>
    <w:rsid w:val="00E26B1D"/>
    <w:rsid w:val="00E34D9B"/>
    <w:rsid w:val="00E362AB"/>
    <w:rsid w:val="00E508A0"/>
    <w:rsid w:val="00E51093"/>
    <w:rsid w:val="00E5429D"/>
    <w:rsid w:val="00E60840"/>
    <w:rsid w:val="00E60EDD"/>
    <w:rsid w:val="00E614B9"/>
    <w:rsid w:val="00E617DA"/>
    <w:rsid w:val="00E62851"/>
    <w:rsid w:val="00E7200E"/>
    <w:rsid w:val="00E7216A"/>
    <w:rsid w:val="00E820F9"/>
    <w:rsid w:val="00E91BC3"/>
    <w:rsid w:val="00EA0A99"/>
    <w:rsid w:val="00EA671B"/>
    <w:rsid w:val="00EB1705"/>
    <w:rsid w:val="00ED1E48"/>
    <w:rsid w:val="00ED23F6"/>
    <w:rsid w:val="00EE2ACF"/>
    <w:rsid w:val="00EF4ABA"/>
    <w:rsid w:val="00F11080"/>
    <w:rsid w:val="00F1172A"/>
    <w:rsid w:val="00F16DCC"/>
    <w:rsid w:val="00F24111"/>
    <w:rsid w:val="00F309AB"/>
    <w:rsid w:val="00F3678C"/>
    <w:rsid w:val="00F40C14"/>
    <w:rsid w:val="00F42762"/>
    <w:rsid w:val="00F42B19"/>
    <w:rsid w:val="00F57DDA"/>
    <w:rsid w:val="00F61C69"/>
    <w:rsid w:val="00F62193"/>
    <w:rsid w:val="00F647DE"/>
    <w:rsid w:val="00F65969"/>
    <w:rsid w:val="00F70670"/>
    <w:rsid w:val="00F735D5"/>
    <w:rsid w:val="00F74717"/>
    <w:rsid w:val="00F75609"/>
    <w:rsid w:val="00F82E13"/>
    <w:rsid w:val="00F8646B"/>
    <w:rsid w:val="00F91D8C"/>
    <w:rsid w:val="00FD0A75"/>
    <w:rsid w:val="00FD63CA"/>
    <w:rsid w:val="00FD67AB"/>
    <w:rsid w:val="00FE13AA"/>
    <w:rsid w:val="00FE2069"/>
    <w:rsid w:val="00FE464B"/>
    <w:rsid w:val="00FF15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00640"/>
  <w15:docId w15:val="{4EA6FF10-754A-46B7-9F61-181B6725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78"/>
    <w:pPr>
      <w:spacing w:after="200" w:line="276" w:lineRule="auto"/>
    </w:pPr>
  </w:style>
  <w:style w:type="paragraph" w:styleId="Ttulo1">
    <w:name w:val="heading 1"/>
    <w:basedOn w:val="Normal"/>
    <w:next w:val="Normal"/>
    <w:link w:val="Ttulo1Car"/>
    <w:qFormat/>
    <w:rsid w:val="0044033C"/>
    <w:pPr>
      <w:keepNext/>
      <w:widowControl w:val="0"/>
      <w:spacing w:before="120" w:after="60" w:line="240" w:lineRule="atLeast"/>
      <w:outlineLvl w:val="0"/>
    </w:pPr>
    <w:rPr>
      <w:rFonts w:ascii="Arial" w:eastAsia="Times New Roman" w:hAnsi="Arial" w:cs="Times New Roman"/>
      <w:b/>
      <w:sz w:val="20"/>
      <w:szCs w:val="20"/>
      <w:lang w:val="es-ES"/>
    </w:rPr>
  </w:style>
  <w:style w:type="paragraph" w:styleId="Ttulo2">
    <w:name w:val="heading 2"/>
    <w:basedOn w:val="Normal"/>
    <w:next w:val="Normal"/>
    <w:link w:val="Ttulo2Car"/>
    <w:unhideWhenUsed/>
    <w:qFormat/>
    <w:rsid w:val="008655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Ttulo1"/>
    <w:next w:val="Normal"/>
    <w:link w:val="Ttulo3Car"/>
    <w:unhideWhenUsed/>
    <w:qFormat/>
    <w:rsid w:val="0044033C"/>
    <w:pPr>
      <w:numPr>
        <w:ilvl w:val="2"/>
      </w:numPr>
      <w:outlineLvl w:val="2"/>
    </w:pPr>
    <w:rPr>
      <w:b w:val="0"/>
      <w:i/>
    </w:rPr>
  </w:style>
  <w:style w:type="paragraph" w:styleId="Ttulo4">
    <w:name w:val="heading 4"/>
    <w:basedOn w:val="Ttulo1"/>
    <w:next w:val="Normal"/>
    <w:link w:val="Ttulo4Car"/>
    <w:unhideWhenUsed/>
    <w:qFormat/>
    <w:rsid w:val="0044033C"/>
    <w:pPr>
      <w:numPr>
        <w:ilvl w:val="3"/>
      </w:numPr>
      <w:outlineLvl w:val="3"/>
    </w:pPr>
    <w:rPr>
      <w:b w:val="0"/>
    </w:rPr>
  </w:style>
  <w:style w:type="paragraph" w:styleId="Ttulo5">
    <w:name w:val="heading 5"/>
    <w:basedOn w:val="Normal"/>
    <w:next w:val="Normal"/>
    <w:link w:val="Ttulo5Car"/>
    <w:unhideWhenUsed/>
    <w:qFormat/>
    <w:rsid w:val="0044033C"/>
    <w:pPr>
      <w:widowControl w:val="0"/>
      <w:spacing w:before="240" w:after="60" w:line="240" w:lineRule="atLeast"/>
      <w:outlineLvl w:val="4"/>
    </w:pPr>
    <w:rPr>
      <w:rFonts w:ascii="Times New Roman" w:eastAsia="Times New Roman" w:hAnsi="Times New Roman" w:cs="Times New Roman"/>
      <w:szCs w:val="20"/>
      <w:lang w:val="es-ES"/>
    </w:rPr>
  </w:style>
  <w:style w:type="paragraph" w:styleId="Ttulo6">
    <w:name w:val="heading 6"/>
    <w:basedOn w:val="Normal"/>
    <w:next w:val="Normal"/>
    <w:link w:val="Ttulo6Car"/>
    <w:unhideWhenUsed/>
    <w:qFormat/>
    <w:rsid w:val="0044033C"/>
    <w:pPr>
      <w:widowControl w:val="0"/>
      <w:spacing w:before="240" w:after="60" w:line="240" w:lineRule="atLeast"/>
      <w:outlineLvl w:val="5"/>
    </w:pPr>
    <w:rPr>
      <w:rFonts w:ascii="Times New Roman" w:eastAsia="Times New Roman" w:hAnsi="Times New Roman" w:cs="Times New Roman"/>
      <w:i/>
      <w:szCs w:val="20"/>
      <w:lang w:val="es-ES"/>
    </w:rPr>
  </w:style>
  <w:style w:type="paragraph" w:styleId="Ttulo7">
    <w:name w:val="heading 7"/>
    <w:basedOn w:val="Normal"/>
    <w:next w:val="Normal"/>
    <w:link w:val="Ttulo7Car"/>
    <w:unhideWhenUsed/>
    <w:qFormat/>
    <w:rsid w:val="0044033C"/>
    <w:pPr>
      <w:widowControl w:val="0"/>
      <w:spacing w:before="240" w:after="60" w:line="240" w:lineRule="atLeast"/>
      <w:outlineLvl w:val="6"/>
    </w:pPr>
    <w:rPr>
      <w:rFonts w:ascii="Times New Roman" w:eastAsia="Times New Roman" w:hAnsi="Times New Roman" w:cs="Times New Roman"/>
      <w:sz w:val="20"/>
      <w:szCs w:val="20"/>
      <w:lang w:val="es-ES"/>
    </w:rPr>
  </w:style>
  <w:style w:type="paragraph" w:styleId="Ttulo8">
    <w:name w:val="heading 8"/>
    <w:basedOn w:val="Normal"/>
    <w:next w:val="Normal"/>
    <w:link w:val="Ttulo8Car"/>
    <w:unhideWhenUsed/>
    <w:qFormat/>
    <w:rsid w:val="0044033C"/>
    <w:pPr>
      <w:widowControl w:val="0"/>
      <w:spacing w:before="240" w:after="60" w:line="240" w:lineRule="atLeast"/>
      <w:outlineLvl w:val="7"/>
    </w:pPr>
    <w:rPr>
      <w:rFonts w:ascii="Times New Roman" w:eastAsia="Times New Roman" w:hAnsi="Times New Roman" w:cs="Times New Roman"/>
      <w:i/>
      <w:sz w:val="20"/>
      <w:szCs w:val="20"/>
      <w:lang w:val="es-ES"/>
    </w:rPr>
  </w:style>
  <w:style w:type="paragraph" w:styleId="Ttulo9">
    <w:name w:val="heading 9"/>
    <w:basedOn w:val="Normal"/>
    <w:next w:val="Normal"/>
    <w:link w:val="Ttulo9Car"/>
    <w:unhideWhenUsed/>
    <w:qFormat/>
    <w:rsid w:val="0044033C"/>
    <w:pPr>
      <w:widowControl w:val="0"/>
      <w:spacing w:before="240" w:after="60" w:line="240" w:lineRule="atLeast"/>
      <w:outlineLvl w:val="8"/>
    </w:pPr>
    <w:rPr>
      <w:rFonts w:ascii="Times New Roman" w:eastAsia="Times New Roman" w:hAnsi="Times New Roman" w:cs="Times New Roman"/>
      <w:b/>
      <w:i/>
      <w:sz w:val="18"/>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42762"/>
    <w:pPr>
      <w:tabs>
        <w:tab w:val="center" w:pos="4419"/>
        <w:tab w:val="right" w:pos="8838"/>
      </w:tabs>
      <w:spacing w:after="0" w:line="240" w:lineRule="auto"/>
    </w:pPr>
  </w:style>
  <w:style w:type="character" w:customStyle="1" w:styleId="EncabezadoCar">
    <w:name w:val="Encabezado Car"/>
    <w:basedOn w:val="Fuentedeprrafopredeter"/>
    <w:link w:val="Encabezado"/>
    <w:rsid w:val="00F42762"/>
  </w:style>
  <w:style w:type="paragraph" w:styleId="Piedepgina">
    <w:name w:val="footer"/>
    <w:basedOn w:val="Normal"/>
    <w:link w:val="PiedepginaCar"/>
    <w:uiPriority w:val="99"/>
    <w:unhideWhenUsed/>
    <w:rsid w:val="00F42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2762"/>
  </w:style>
  <w:style w:type="table" w:styleId="Tablaconcuadrcula">
    <w:name w:val="Table Grid"/>
    <w:basedOn w:val="Tablanormal"/>
    <w:rsid w:val="0090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1221D"/>
    <w:rPr>
      <w:sz w:val="16"/>
      <w:szCs w:val="16"/>
    </w:rPr>
  </w:style>
  <w:style w:type="paragraph" w:styleId="Textocomentario">
    <w:name w:val="annotation text"/>
    <w:basedOn w:val="Normal"/>
    <w:link w:val="TextocomentarioCar"/>
    <w:uiPriority w:val="99"/>
    <w:unhideWhenUsed/>
    <w:rsid w:val="0031221D"/>
    <w:pPr>
      <w:spacing w:line="240" w:lineRule="auto"/>
    </w:pPr>
    <w:rPr>
      <w:sz w:val="20"/>
      <w:szCs w:val="20"/>
    </w:rPr>
  </w:style>
  <w:style w:type="character" w:customStyle="1" w:styleId="TextocomentarioCar">
    <w:name w:val="Texto comentario Car"/>
    <w:basedOn w:val="Fuentedeprrafopredeter"/>
    <w:link w:val="Textocomentario"/>
    <w:uiPriority w:val="99"/>
    <w:rsid w:val="0031221D"/>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31221D"/>
    <w:rPr>
      <w:b/>
      <w:bCs/>
    </w:rPr>
  </w:style>
  <w:style w:type="character" w:customStyle="1" w:styleId="AsuntodelcomentarioCar">
    <w:name w:val="Asunto del comentario Car"/>
    <w:basedOn w:val="TextocomentarioCar"/>
    <w:link w:val="Asuntodelcomentario"/>
    <w:uiPriority w:val="99"/>
    <w:semiHidden/>
    <w:rsid w:val="0031221D"/>
    <w:rPr>
      <w:b/>
      <w:bCs/>
      <w:sz w:val="20"/>
      <w:szCs w:val="20"/>
      <w:lang w:val="en-US"/>
    </w:rPr>
  </w:style>
  <w:style w:type="paragraph" w:styleId="Textodeglobo">
    <w:name w:val="Balloon Text"/>
    <w:basedOn w:val="Normal"/>
    <w:link w:val="TextodegloboCar"/>
    <w:uiPriority w:val="99"/>
    <w:semiHidden/>
    <w:unhideWhenUsed/>
    <w:rsid w:val="003122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221D"/>
    <w:rPr>
      <w:rFonts w:ascii="Segoe UI" w:hAnsi="Segoe UI" w:cs="Segoe UI"/>
      <w:sz w:val="18"/>
      <w:szCs w:val="18"/>
      <w:lang w:val="en-US"/>
    </w:rPr>
  </w:style>
  <w:style w:type="character" w:customStyle="1" w:styleId="Ttulo1Car">
    <w:name w:val="Título 1 Car"/>
    <w:basedOn w:val="Fuentedeprrafopredeter"/>
    <w:link w:val="Ttulo1"/>
    <w:rsid w:val="0044033C"/>
    <w:rPr>
      <w:rFonts w:ascii="Arial" w:eastAsia="Times New Roman" w:hAnsi="Arial" w:cs="Times New Roman"/>
      <w:b/>
      <w:sz w:val="20"/>
      <w:szCs w:val="20"/>
      <w:lang w:val="es-ES"/>
    </w:rPr>
  </w:style>
  <w:style w:type="character" w:customStyle="1" w:styleId="Ttulo3Car">
    <w:name w:val="Título 3 Car"/>
    <w:basedOn w:val="Fuentedeprrafopredeter"/>
    <w:link w:val="Ttulo3"/>
    <w:semiHidden/>
    <w:rsid w:val="0044033C"/>
    <w:rPr>
      <w:rFonts w:ascii="Arial" w:eastAsia="Times New Roman" w:hAnsi="Arial" w:cs="Times New Roman"/>
      <w:i/>
      <w:sz w:val="20"/>
      <w:szCs w:val="20"/>
      <w:lang w:val="es-ES"/>
    </w:rPr>
  </w:style>
  <w:style w:type="character" w:customStyle="1" w:styleId="Ttulo4Car">
    <w:name w:val="Título 4 Car"/>
    <w:basedOn w:val="Fuentedeprrafopredeter"/>
    <w:link w:val="Ttulo4"/>
    <w:semiHidden/>
    <w:rsid w:val="0044033C"/>
    <w:rPr>
      <w:rFonts w:ascii="Arial" w:eastAsia="Times New Roman" w:hAnsi="Arial" w:cs="Times New Roman"/>
      <w:sz w:val="20"/>
      <w:szCs w:val="20"/>
      <w:lang w:val="es-ES"/>
    </w:rPr>
  </w:style>
  <w:style w:type="character" w:customStyle="1" w:styleId="Ttulo5Car">
    <w:name w:val="Título 5 Car"/>
    <w:basedOn w:val="Fuentedeprrafopredeter"/>
    <w:link w:val="Ttulo5"/>
    <w:semiHidden/>
    <w:rsid w:val="0044033C"/>
    <w:rPr>
      <w:rFonts w:ascii="Times New Roman" w:eastAsia="Times New Roman" w:hAnsi="Times New Roman" w:cs="Times New Roman"/>
      <w:szCs w:val="20"/>
      <w:lang w:val="es-ES"/>
    </w:rPr>
  </w:style>
  <w:style w:type="character" w:customStyle="1" w:styleId="Ttulo6Car">
    <w:name w:val="Título 6 Car"/>
    <w:basedOn w:val="Fuentedeprrafopredeter"/>
    <w:link w:val="Ttulo6"/>
    <w:semiHidden/>
    <w:rsid w:val="0044033C"/>
    <w:rPr>
      <w:rFonts w:ascii="Times New Roman" w:eastAsia="Times New Roman" w:hAnsi="Times New Roman" w:cs="Times New Roman"/>
      <w:i/>
      <w:szCs w:val="20"/>
      <w:lang w:val="es-ES"/>
    </w:rPr>
  </w:style>
  <w:style w:type="character" w:customStyle="1" w:styleId="Ttulo7Car">
    <w:name w:val="Título 7 Car"/>
    <w:basedOn w:val="Fuentedeprrafopredeter"/>
    <w:link w:val="Ttulo7"/>
    <w:semiHidden/>
    <w:rsid w:val="0044033C"/>
    <w:rPr>
      <w:rFonts w:ascii="Times New Roman" w:eastAsia="Times New Roman" w:hAnsi="Times New Roman" w:cs="Times New Roman"/>
      <w:sz w:val="20"/>
      <w:szCs w:val="20"/>
      <w:lang w:val="es-ES"/>
    </w:rPr>
  </w:style>
  <w:style w:type="character" w:customStyle="1" w:styleId="Ttulo8Car">
    <w:name w:val="Título 8 Car"/>
    <w:basedOn w:val="Fuentedeprrafopredeter"/>
    <w:link w:val="Ttulo8"/>
    <w:semiHidden/>
    <w:rsid w:val="0044033C"/>
    <w:rPr>
      <w:rFonts w:ascii="Times New Roman" w:eastAsia="Times New Roman" w:hAnsi="Times New Roman" w:cs="Times New Roman"/>
      <w:i/>
      <w:sz w:val="20"/>
      <w:szCs w:val="20"/>
      <w:lang w:val="es-ES"/>
    </w:rPr>
  </w:style>
  <w:style w:type="character" w:customStyle="1" w:styleId="Ttulo9Car">
    <w:name w:val="Título 9 Car"/>
    <w:basedOn w:val="Fuentedeprrafopredeter"/>
    <w:link w:val="Ttulo9"/>
    <w:semiHidden/>
    <w:rsid w:val="0044033C"/>
    <w:rPr>
      <w:rFonts w:ascii="Times New Roman" w:eastAsia="Times New Roman" w:hAnsi="Times New Roman" w:cs="Times New Roman"/>
      <w:b/>
      <w:i/>
      <w:sz w:val="18"/>
      <w:szCs w:val="20"/>
      <w:lang w:val="es-ES"/>
    </w:rPr>
  </w:style>
  <w:style w:type="paragraph" w:styleId="Textoindependiente">
    <w:name w:val="Body Text"/>
    <w:basedOn w:val="Normal"/>
    <w:link w:val="TextoindependienteCar"/>
    <w:uiPriority w:val="99"/>
    <w:unhideWhenUsed/>
    <w:rsid w:val="0044033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uiPriority w:val="99"/>
    <w:rsid w:val="0044033C"/>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rsid w:val="00865560"/>
    <w:rPr>
      <w:rFonts w:asciiTheme="majorHAnsi" w:eastAsiaTheme="majorEastAsia" w:hAnsiTheme="majorHAnsi" w:cstheme="majorBidi"/>
      <w:color w:val="2E74B5" w:themeColor="accent1" w:themeShade="BF"/>
      <w:sz w:val="26"/>
      <w:szCs w:val="26"/>
    </w:rPr>
  </w:style>
  <w:style w:type="character" w:styleId="Hipervnculo">
    <w:name w:val="Hyperlink"/>
    <w:uiPriority w:val="99"/>
    <w:rsid w:val="00865560"/>
    <w:rPr>
      <w:color w:val="0000FF"/>
      <w:u w:val="single"/>
    </w:rPr>
  </w:style>
  <w:style w:type="paragraph" w:styleId="TDC1">
    <w:name w:val="toc 1"/>
    <w:basedOn w:val="Normal"/>
    <w:next w:val="Normal"/>
    <w:link w:val="TDC1Car"/>
    <w:autoRedefine/>
    <w:uiPriority w:val="39"/>
    <w:qFormat/>
    <w:rsid w:val="00865560"/>
    <w:pPr>
      <w:spacing w:before="240" w:after="120"/>
    </w:pPr>
    <w:rPr>
      <w:rFonts w:ascii="Arial" w:eastAsia="Times New Roman" w:hAnsi="Arial" w:cs="Times New Roman"/>
      <w:b/>
      <w:bCs/>
      <w:sz w:val="20"/>
      <w:szCs w:val="20"/>
      <w:lang w:val="x-none" w:eastAsia="es-CO"/>
    </w:rPr>
  </w:style>
  <w:style w:type="paragraph" w:styleId="TDC2">
    <w:name w:val="toc 2"/>
    <w:basedOn w:val="Normal"/>
    <w:next w:val="Normal"/>
    <w:autoRedefine/>
    <w:uiPriority w:val="39"/>
    <w:qFormat/>
    <w:rsid w:val="00865560"/>
    <w:pPr>
      <w:spacing w:before="120" w:after="0"/>
      <w:ind w:left="220"/>
    </w:pPr>
    <w:rPr>
      <w:rFonts w:ascii="Calibri" w:eastAsia="Times New Roman" w:hAnsi="Calibri" w:cs="Calibri"/>
      <w:i/>
      <w:iCs/>
      <w:sz w:val="20"/>
      <w:szCs w:val="20"/>
      <w:lang w:eastAsia="es-CO"/>
    </w:rPr>
  </w:style>
  <w:style w:type="paragraph" w:styleId="Ttulo">
    <w:name w:val="Title"/>
    <w:basedOn w:val="Normal"/>
    <w:next w:val="Normal"/>
    <w:link w:val="TtuloCar"/>
    <w:uiPriority w:val="10"/>
    <w:qFormat/>
    <w:rsid w:val="00865560"/>
    <w:pPr>
      <w:spacing w:after="300" w:line="240" w:lineRule="auto"/>
      <w:contextualSpacing/>
    </w:pPr>
    <w:rPr>
      <w:rFonts w:ascii="Cambria" w:eastAsia="Times New Roman" w:hAnsi="Cambria" w:cs="Times New Roman"/>
      <w:smallCaps/>
      <w:sz w:val="52"/>
      <w:szCs w:val="52"/>
      <w:lang w:val="x-none" w:eastAsia="es-CO"/>
    </w:rPr>
  </w:style>
  <w:style w:type="character" w:customStyle="1" w:styleId="TtuloCar">
    <w:name w:val="Título Car"/>
    <w:basedOn w:val="Fuentedeprrafopredeter"/>
    <w:link w:val="Ttulo"/>
    <w:uiPriority w:val="10"/>
    <w:rsid w:val="00865560"/>
    <w:rPr>
      <w:rFonts w:ascii="Cambria" w:eastAsia="Times New Roman" w:hAnsi="Cambria" w:cs="Times New Roman"/>
      <w:smallCaps/>
      <w:sz w:val="52"/>
      <w:szCs w:val="52"/>
      <w:lang w:val="x-none" w:eastAsia="es-CO"/>
    </w:rPr>
  </w:style>
  <w:style w:type="paragraph" w:customStyle="1" w:styleId="a">
    <w:basedOn w:val="Ttulo1"/>
    <w:next w:val="Normal"/>
    <w:uiPriority w:val="39"/>
    <w:qFormat/>
    <w:rsid w:val="00865560"/>
    <w:pPr>
      <w:keepNext w:val="0"/>
      <w:widowControl/>
      <w:spacing w:before="480" w:after="0" w:line="276" w:lineRule="auto"/>
      <w:contextualSpacing/>
      <w:outlineLvl w:val="9"/>
    </w:pPr>
    <w:rPr>
      <w:rFonts w:ascii="Cambria" w:hAnsi="Cambria"/>
      <w:b w:val="0"/>
      <w:smallCaps/>
      <w:spacing w:val="5"/>
      <w:sz w:val="36"/>
      <w:szCs w:val="36"/>
      <w:lang w:val="x-none" w:eastAsia="es-CO" w:bidi="en-US"/>
    </w:rPr>
  </w:style>
  <w:style w:type="paragraph" w:customStyle="1" w:styleId="InfoBlue">
    <w:name w:val="InfoBlue"/>
    <w:basedOn w:val="Normal"/>
    <w:next w:val="Textoindependiente"/>
    <w:autoRedefine/>
    <w:rsid w:val="00034BAB"/>
    <w:pPr>
      <w:spacing w:after="120"/>
      <w:jc w:val="both"/>
    </w:pPr>
    <w:rPr>
      <w:rFonts w:ascii="Arial Narrow" w:eastAsia="Times New Roman" w:hAnsi="Arial Narrow" w:cs="Arial"/>
      <w:iCs/>
      <w:color w:val="4472C4" w:themeColor="accent5"/>
      <w:lang w:bidi="en-US"/>
    </w:rPr>
  </w:style>
  <w:style w:type="character" w:customStyle="1" w:styleId="TDC1Car">
    <w:name w:val="TDC 1 Car"/>
    <w:link w:val="TDC1"/>
    <w:uiPriority w:val="39"/>
    <w:rsid w:val="00865560"/>
    <w:rPr>
      <w:rFonts w:ascii="Arial" w:eastAsia="Times New Roman" w:hAnsi="Arial" w:cs="Times New Roman"/>
      <w:b/>
      <w:bCs/>
      <w:sz w:val="20"/>
      <w:szCs w:val="20"/>
      <w:lang w:val="x-none" w:eastAsia="es-CO"/>
    </w:rPr>
  </w:style>
  <w:style w:type="character" w:styleId="Nmerodepgina">
    <w:name w:val="page number"/>
    <w:rsid w:val="00865560"/>
    <w:rPr>
      <w:rFonts w:cs="Times New Roman"/>
    </w:rPr>
  </w:style>
  <w:style w:type="paragraph" w:styleId="Prrafodelista">
    <w:name w:val="List Paragraph"/>
    <w:aliases w:val="Texto,titulo 5,Bullet Number,Bullet List,FooterText,Use Case List Paragraph,lp1,List Paragraph1,List Paragraph1CxSpLast,EY - Lista,EY EPM - Lista,List Paragraph (numbered (a)),titulo 3,Numbered Paragraph,HOJA,Bolita"/>
    <w:basedOn w:val="Normal"/>
    <w:link w:val="PrrafodelistaCar"/>
    <w:uiPriority w:val="34"/>
    <w:qFormat/>
    <w:rsid w:val="00865560"/>
    <w:pPr>
      <w:ind w:left="720"/>
      <w:contextualSpacing/>
    </w:pPr>
    <w:rPr>
      <w:rFonts w:ascii="Cambria" w:eastAsia="Times New Roman" w:hAnsi="Cambria" w:cs="Times New Roman"/>
      <w:lang w:eastAsia="es-CO"/>
    </w:rPr>
  </w:style>
  <w:style w:type="paragraph" w:customStyle="1" w:styleId="TituloArial">
    <w:name w:val="Titulo Arial"/>
    <w:basedOn w:val="Ttulo1"/>
    <w:next w:val="Ttulo1"/>
    <w:qFormat/>
    <w:rsid w:val="00865560"/>
    <w:pPr>
      <w:keepNext w:val="0"/>
      <w:widowControl/>
      <w:spacing w:before="480" w:after="0" w:line="276" w:lineRule="auto"/>
      <w:contextualSpacing/>
    </w:pPr>
    <w:rPr>
      <w:rFonts w:cs="Arial"/>
      <w:spacing w:val="5"/>
      <w:sz w:val="22"/>
      <w:szCs w:val="36"/>
      <w:lang w:val="x-none" w:eastAsia="es-CO"/>
    </w:rPr>
  </w:style>
  <w:style w:type="paragraph" w:customStyle="1" w:styleId="Titulo2Arial">
    <w:name w:val="Titulo 2 Arial"/>
    <w:basedOn w:val="Ttulo2"/>
    <w:next w:val="Ttulo2"/>
    <w:qFormat/>
    <w:rsid w:val="00865560"/>
    <w:pPr>
      <w:keepNext w:val="0"/>
      <w:keepLines w:val="0"/>
      <w:numPr>
        <w:ilvl w:val="1"/>
        <w:numId w:val="2"/>
      </w:numPr>
      <w:spacing w:before="200" w:line="240" w:lineRule="auto"/>
    </w:pPr>
    <w:rPr>
      <w:rFonts w:ascii="Arial" w:eastAsia="Times New Roman" w:hAnsi="Arial" w:cs="Arial"/>
      <w:b/>
      <w:color w:val="auto"/>
      <w:sz w:val="22"/>
      <w:szCs w:val="28"/>
      <w:lang w:val="x-none" w:eastAsia="es-CO"/>
    </w:rPr>
  </w:style>
  <w:style w:type="paragraph" w:styleId="TDC3">
    <w:name w:val="toc 3"/>
    <w:basedOn w:val="Normal"/>
    <w:next w:val="Normal"/>
    <w:autoRedefine/>
    <w:uiPriority w:val="39"/>
    <w:unhideWhenUsed/>
    <w:qFormat/>
    <w:rsid w:val="00865560"/>
    <w:pPr>
      <w:spacing w:after="100"/>
      <w:ind w:left="440"/>
    </w:pPr>
    <w:rPr>
      <w:rFonts w:ascii="Calibri" w:eastAsia="Times New Roman" w:hAnsi="Calibri" w:cs="Times New Roman"/>
      <w:lang w:eastAsia="es-CO"/>
    </w:rPr>
  </w:style>
  <w:style w:type="paragraph" w:styleId="Subttulo">
    <w:name w:val="Subtitle"/>
    <w:basedOn w:val="Normal"/>
    <w:next w:val="Normal"/>
    <w:link w:val="SubttuloCar"/>
    <w:uiPriority w:val="11"/>
    <w:qFormat/>
    <w:rsid w:val="00865560"/>
    <w:pPr>
      <w:numPr>
        <w:ilvl w:val="1"/>
      </w:numPr>
    </w:pPr>
    <w:rPr>
      <w:rFonts w:ascii="Cambria" w:eastAsia="Times New Roman" w:hAnsi="Cambria" w:cs="Times New Roman"/>
      <w:i/>
      <w:iCs/>
      <w:color w:val="4F81BD"/>
      <w:spacing w:val="15"/>
      <w:sz w:val="24"/>
      <w:szCs w:val="24"/>
      <w:lang w:val="x-none" w:eastAsia="es-CO"/>
    </w:rPr>
  </w:style>
  <w:style w:type="character" w:customStyle="1" w:styleId="SubttuloCar">
    <w:name w:val="Subtítulo Car"/>
    <w:basedOn w:val="Fuentedeprrafopredeter"/>
    <w:link w:val="Subttulo"/>
    <w:uiPriority w:val="11"/>
    <w:rsid w:val="00865560"/>
    <w:rPr>
      <w:rFonts w:ascii="Cambria" w:eastAsia="Times New Roman" w:hAnsi="Cambria" w:cs="Times New Roman"/>
      <w:i/>
      <w:iCs/>
      <w:color w:val="4F81BD"/>
      <w:spacing w:val="15"/>
      <w:sz w:val="24"/>
      <w:szCs w:val="24"/>
      <w:lang w:val="x-none" w:eastAsia="es-CO"/>
    </w:rPr>
  </w:style>
  <w:style w:type="paragraph" w:styleId="NormalWeb">
    <w:name w:val="Normal (Web)"/>
    <w:basedOn w:val="Normal"/>
    <w:uiPriority w:val="99"/>
    <w:unhideWhenUsed/>
    <w:rsid w:val="0086556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uiPriority w:val="99"/>
    <w:semiHidden/>
    <w:unhideWhenUsed/>
    <w:rsid w:val="00865560"/>
    <w:rPr>
      <w:color w:val="954F72"/>
      <w:u w:val="single"/>
    </w:rPr>
  </w:style>
  <w:style w:type="character" w:styleId="nfasis">
    <w:name w:val="Emphasis"/>
    <w:uiPriority w:val="20"/>
    <w:qFormat/>
    <w:rsid w:val="00865560"/>
    <w:rPr>
      <w:i/>
      <w:iCs/>
    </w:rPr>
  </w:style>
  <w:style w:type="character" w:customStyle="1" w:styleId="Mencinsinresolver1">
    <w:name w:val="Mención sin resolver1"/>
    <w:uiPriority w:val="99"/>
    <w:semiHidden/>
    <w:unhideWhenUsed/>
    <w:rsid w:val="00865560"/>
    <w:rPr>
      <w:color w:val="808080"/>
      <w:shd w:val="clear" w:color="auto" w:fill="E6E6E6"/>
    </w:rPr>
  </w:style>
  <w:style w:type="table" w:styleId="Tablaconcuadrcula5oscura-nfasis1">
    <w:name w:val="Grid Table 5 Dark Accent 1"/>
    <w:basedOn w:val="Tablanormal"/>
    <w:uiPriority w:val="50"/>
    <w:rsid w:val="00865560"/>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AzulComentarios">
    <w:name w:val="AzulComentarios"/>
    <w:basedOn w:val="Normal"/>
    <w:link w:val="AzulComentariosCar"/>
    <w:qFormat/>
    <w:rsid w:val="00AC38C1"/>
    <w:pPr>
      <w:spacing w:before="120" w:after="60" w:line="240" w:lineRule="auto"/>
      <w:jc w:val="both"/>
    </w:pPr>
    <w:rPr>
      <w:rFonts w:ascii="Arial" w:eastAsia="Times New Roman" w:hAnsi="Arial" w:cs="Times New Roman"/>
      <w:color w:val="5B9BD5" w:themeColor="accent1"/>
      <w:sz w:val="18"/>
      <w:szCs w:val="20"/>
      <w:lang w:val="es-ES" w:eastAsia="es-ES"/>
    </w:rPr>
  </w:style>
  <w:style w:type="character" w:customStyle="1" w:styleId="AzulComentariosCar">
    <w:name w:val="AzulComentarios Car"/>
    <w:basedOn w:val="Fuentedeprrafopredeter"/>
    <w:link w:val="AzulComentarios"/>
    <w:rsid w:val="00AC38C1"/>
    <w:rPr>
      <w:rFonts w:ascii="Arial" w:eastAsia="Times New Roman" w:hAnsi="Arial" w:cs="Times New Roman"/>
      <w:color w:val="5B9BD5" w:themeColor="accent1"/>
      <w:sz w:val="18"/>
      <w:szCs w:val="20"/>
      <w:lang w:val="es-ES" w:eastAsia="es-ES"/>
    </w:rPr>
  </w:style>
  <w:style w:type="paragraph" w:customStyle="1" w:styleId="Textbody">
    <w:name w:val="Text body"/>
    <w:basedOn w:val="Normal"/>
    <w:rsid w:val="005878E1"/>
    <w:pPr>
      <w:widowControl w:val="0"/>
      <w:suppressAutoHyphens/>
      <w:autoSpaceDN w:val="0"/>
      <w:spacing w:after="120" w:line="240" w:lineRule="auto"/>
      <w:jc w:val="both"/>
      <w:textAlignment w:val="baseline"/>
    </w:pPr>
    <w:rPr>
      <w:rFonts w:ascii="NewsGotT" w:eastAsia="Arial Unicode MS" w:hAnsi="NewsGotT" w:cs="Tahoma"/>
      <w:kern w:val="3"/>
      <w:szCs w:val="24"/>
      <w:lang w:val="es-ES" w:eastAsia="es-CO"/>
    </w:rPr>
  </w:style>
  <w:style w:type="paragraph" w:customStyle="1" w:styleId="TableContents">
    <w:name w:val="Table Contents"/>
    <w:basedOn w:val="Normal"/>
    <w:rsid w:val="00F74717"/>
    <w:pPr>
      <w:widowControl w:val="0"/>
      <w:suppressLineNumbers/>
      <w:suppressAutoHyphens/>
      <w:autoSpaceDN w:val="0"/>
      <w:spacing w:after="0" w:line="240" w:lineRule="auto"/>
      <w:jc w:val="both"/>
      <w:textAlignment w:val="baseline"/>
    </w:pPr>
    <w:rPr>
      <w:rFonts w:ascii="NewsGotT" w:eastAsia="Arial Unicode MS" w:hAnsi="NewsGotT" w:cs="Tahoma"/>
      <w:kern w:val="3"/>
      <w:sz w:val="20"/>
      <w:szCs w:val="24"/>
      <w:lang w:val="es-ES" w:eastAsia="es-CO"/>
    </w:rPr>
  </w:style>
  <w:style w:type="paragraph" w:customStyle="1" w:styleId="Table">
    <w:name w:val="Table"/>
    <w:basedOn w:val="Descripcin"/>
    <w:rsid w:val="00F74717"/>
    <w:pPr>
      <w:widowControl w:val="0"/>
      <w:suppressLineNumbers/>
      <w:suppressAutoHyphens/>
      <w:autoSpaceDN w:val="0"/>
      <w:spacing w:before="120" w:after="120"/>
      <w:textAlignment w:val="baseline"/>
    </w:pPr>
    <w:rPr>
      <w:rFonts w:ascii="NewsGotT" w:eastAsia="Arial Unicode MS" w:hAnsi="NewsGotT" w:cs="Tahoma"/>
      <w:color w:val="auto"/>
      <w:kern w:val="3"/>
      <w:sz w:val="24"/>
      <w:szCs w:val="24"/>
      <w:lang w:val="es-ES" w:eastAsia="es-CO"/>
    </w:rPr>
  </w:style>
  <w:style w:type="paragraph" w:styleId="Descripcin">
    <w:name w:val="caption"/>
    <w:basedOn w:val="Normal"/>
    <w:next w:val="Normal"/>
    <w:uiPriority w:val="35"/>
    <w:unhideWhenUsed/>
    <w:qFormat/>
    <w:rsid w:val="00F74717"/>
    <w:pPr>
      <w:spacing w:line="240" w:lineRule="auto"/>
    </w:pPr>
    <w:rPr>
      <w:i/>
      <w:iCs/>
      <w:color w:val="44546A" w:themeColor="text2"/>
      <w:sz w:val="18"/>
      <w:szCs w:val="18"/>
    </w:rPr>
  </w:style>
  <w:style w:type="character" w:customStyle="1" w:styleId="PrrafodelistaCar">
    <w:name w:val="Párrafo de lista Car"/>
    <w:aliases w:val="Texto Car,titulo 5 Car,Bullet Number Car,Bullet List Car,FooterText Car,Use Case List Paragraph Car,lp1 Car,List Paragraph1 Car,List Paragraph1CxSpLast Car,EY - Lista Car,EY EPM - Lista Car,List Paragraph (numbered (a)) Car,HOJA Car"/>
    <w:link w:val="Prrafodelista"/>
    <w:uiPriority w:val="34"/>
    <w:qFormat/>
    <w:locked/>
    <w:rsid w:val="006105E5"/>
    <w:rPr>
      <w:rFonts w:ascii="Cambria" w:eastAsia="Times New Roman" w:hAnsi="Cambria" w:cs="Times New Roman"/>
      <w:lang w:eastAsia="es-CO"/>
    </w:rPr>
  </w:style>
  <w:style w:type="character" w:styleId="Textoennegrita">
    <w:name w:val="Strong"/>
    <w:basedOn w:val="Fuentedeprrafopredeter"/>
    <w:uiPriority w:val="22"/>
    <w:qFormat/>
    <w:rsid w:val="0013045E"/>
    <w:rPr>
      <w:b/>
      <w:bCs/>
    </w:rPr>
  </w:style>
  <w:style w:type="paragraph" w:customStyle="1" w:styleId="Default">
    <w:name w:val="Default"/>
    <w:rsid w:val="00AF64D4"/>
    <w:pPr>
      <w:autoSpaceDE w:val="0"/>
      <w:autoSpaceDN w:val="0"/>
      <w:adjustRightInd w:val="0"/>
      <w:spacing w:after="0" w:line="240" w:lineRule="auto"/>
    </w:pPr>
    <w:rPr>
      <w:rFonts w:ascii="Arial" w:eastAsiaTheme="minorEastAsia" w:hAnsi="Arial" w:cs="Arial"/>
      <w:color w:val="000000"/>
      <w:sz w:val="24"/>
      <w:szCs w:val="24"/>
      <w:lang w:eastAsia="es-CO"/>
    </w:rPr>
  </w:style>
  <w:style w:type="paragraph" w:customStyle="1" w:styleId="paragraph">
    <w:name w:val="paragraph"/>
    <w:basedOn w:val="Normal"/>
    <w:rsid w:val="00554BB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554BB6"/>
  </w:style>
  <w:style w:type="character" w:customStyle="1" w:styleId="eop">
    <w:name w:val="eop"/>
    <w:basedOn w:val="Fuentedeprrafopredeter"/>
    <w:rsid w:val="00554BB6"/>
  </w:style>
  <w:style w:type="table" w:styleId="Tablaconcuadrcula4-nfasis5">
    <w:name w:val="Grid Table 4 Accent 5"/>
    <w:basedOn w:val="Tablanormal"/>
    <w:uiPriority w:val="49"/>
    <w:rsid w:val="003B4D4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5">
    <w:name w:val="Grid Table 5 Dark Accent 5"/>
    <w:basedOn w:val="Tablanormal"/>
    <w:uiPriority w:val="50"/>
    <w:rsid w:val="00DE6E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TDC">
    <w:name w:val="TOC Heading"/>
    <w:basedOn w:val="Ttulo1"/>
    <w:next w:val="Normal"/>
    <w:uiPriority w:val="39"/>
    <w:unhideWhenUsed/>
    <w:qFormat/>
    <w:rsid w:val="00764EFB"/>
    <w:pPr>
      <w:keepLines/>
      <w:widowControl/>
      <w:spacing w:before="240" w:after="0" w:line="276" w:lineRule="auto"/>
      <w:outlineLvl w:val="9"/>
    </w:pPr>
    <w:rPr>
      <w:rFonts w:asciiTheme="majorHAnsi" w:eastAsiaTheme="majorEastAsia" w:hAnsiTheme="majorHAnsi" w:cstheme="majorBidi"/>
      <w:b w:val="0"/>
      <w:color w:val="2E74B5" w:themeColor="accent1" w:themeShade="BF"/>
      <w:sz w:val="32"/>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17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53BC4C4EF122C49AFD4F79BD3C5E232" ma:contentTypeVersion="8" ma:contentTypeDescription="Crear nuevo documento." ma:contentTypeScope="" ma:versionID="00c195301270a125f31c024fd62f0b24">
  <xsd:schema xmlns:xsd="http://www.w3.org/2001/XMLSchema" xmlns:xs="http://www.w3.org/2001/XMLSchema" xmlns:p="http://schemas.microsoft.com/office/2006/metadata/properties" xmlns:ns2="af7f7f6b-44e7-444a-90a4-d02bbf46acb6" targetNamespace="http://schemas.microsoft.com/office/2006/metadata/properties" ma:root="true" ma:fieldsID="07db7b0411805fdbd0d7585a66114cbe" ns2:_="">
    <xsd:import namespace="af7f7f6b-44e7-444a-90a4-d02bbf46acb6"/>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f7f6b-44e7-444a-90a4-d02bbf46acb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af7f7f6b-44e7-444a-90a4-d02bbf46acb6">DNPOI-76-3137</_dlc_DocId>
    <_dlc_DocIdUrl xmlns="af7f7f6b-44e7-444a-90a4-d02bbf46acb6">
      <Url>https://colaboracion.dnp.gov.co/CDTI/_layouts/15/DocIdRedir.aspx?ID=DNPOI-76-3137</Url>
      <Description>DNPOI-76-3137</Description>
    </_dlc_DocIdUrl>
  </documentManagement>
</p:properties>
</file>

<file path=customXml/itemProps1.xml><?xml version="1.0" encoding="utf-8"?>
<ds:datastoreItem xmlns:ds="http://schemas.openxmlformats.org/officeDocument/2006/customXml" ds:itemID="{7C572DD8-A4E2-4BDA-9733-D031BCB61101}"/>
</file>

<file path=customXml/itemProps2.xml><?xml version="1.0" encoding="utf-8"?>
<ds:datastoreItem xmlns:ds="http://schemas.openxmlformats.org/officeDocument/2006/customXml" ds:itemID="{57020276-8E4A-462E-B3CF-0A3FEECB8F00}"/>
</file>

<file path=customXml/itemProps3.xml><?xml version="1.0" encoding="utf-8"?>
<ds:datastoreItem xmlns:ds="http://schemas.openxmlformats.org/officeDocument/2006/customXml" ds:itemID="{8532D73C-785F-4F59-8982-E87EED7DCA58}"/>
</file>

<file path=customXml/itemProps4.xml><?xml version="1.0" encoding="utf-8"?>
<ds:datastoreItem xmlns:ds="http://schemas.openxmlformats.org/officeDocument/2006/customXml" ds:itemID="{2B72B60A-40AF-4EAA-B289-0882D6C8743A}"/>
</file>

<file path=customXml/itemProps5.xml><?xml version="1.0" encoding="utf-8"?>
<ds:datastoreItem xmlns:ds="http://schemas.openxmlformats.org/officeDocument/2006/customXml" ds:itemID="{A5F71F7B-AC39-4D48-AD4A-76DBA1ED1D97}"/>
</file>

<file path=docProps/app.xml><?xml version="1.0" encoding="utf-8"?>
<Properties xmlns="http://schemas.openxmlformats.org/officeDocument/2006/extended-properties" xmlns:vt="http://schemas.openxmlformats.org/officeDocument/2006/docPropsVTypes">
  <Template>Normal</Template>
  <TotalTime>439</TotalTime>
  <Pages>10</Pages>
  <Words>1158</Words>
  <Characters>6374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jvalenzuela@dnp.gov.co</dc:creator>
  <cp:lastModifiedBy>Sulay Andrea Lopez Mendez</cp:lastModifiedBy>
  <cp:revision>34</cp:revision>
  <cp:lastPrinted>2016-05-05T16:18:00Z</cp:lastPrinted>
  <dcterms:created xsi:type="dcterms:W3CDTF">2020-07-15T21:48:00Z</dcterms:created>
  <dcterms:modified xsi:type="dcterms:W3CDTF">2023-07-18T17:50:00Z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0x010100653BC4C4EF122C49AFD4F79BD3C5E232</vt:lpwstr>
  </property>
  <property fmtid="{D5CDD505-2E9C-101B-9397-08002B2CF9AE}" pid="3" name="_dlc_DocIdItemGuid">
    <vt:lpwstr>31c2e70e-0e1b-47d5-9e89-81201595ecf9</vt:lpwstr>
  </property>
  <property fmtid="{D5CDD505-2E9C-101B-9397-08002B2CF9AE}" pid="4" name="MediaServiceImageTags">
    <vt:lpwstr/>
  </property>
</Properties>
</file>